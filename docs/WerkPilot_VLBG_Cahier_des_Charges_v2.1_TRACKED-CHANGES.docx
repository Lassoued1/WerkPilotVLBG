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36CE1" w:rsidRDefault="00000000">
      <w:pPr>
        <w:spacing w:before="3000"/>
        <w:jc w:val="center"/>
      </w:pPr>
      <w:r>
        <w:rPr>
          <w:b/>
          <w:color w:val="1F4E79"/>
          <w:sz w:val="60"/>
        </w:rPr>
        <w:t>WerkPilot VLBG</w:t>
      </w:r>
    </w:p>
    <w:p w:rsidR="00E36CE1" w:rsidRDefault="00000000">
      <w:pPr>
        <w:jc w:val="center"/>
      </w:pPr>
      <w:r>
        <w:rPr>
          <w:b/>
          <w:sz w:val="34"/>
        </w:rPr>
        <w:t>Detailed Requirements Specification / Cahier des Charges</w:t>
      </w:r>
    </w:p>
    <w:p w:rsidR="00E36CE1" w:rsidRDefault="00000000">
      <w:pPr>
        <w:jc w:val="center"/>
      </w:pPr>
      <w:r>
        <w:rPr>
          <w:sz w:val="25"/>
        </w:rPr>
        <w:t>Industrial Energy, Resource, Maintenance and Production Optimization Platform</w:t>
      </w:r>
    </w:p>
    <w:p w:rsidR="00E36CE1" w:rsidRDefault="00000000">
      <w:pPr>
        <w:jc w:val="center"/>
      </w:pPr>
      <w:r>
        <w:rPr>
          <w:b/>
          <w:sz w:val="24"/>
        </w:rPr>
        <w:t>Mandatory backend architecture: Java 25 LTS + Spring Boot 4.1.x + PostgreSQL</w:t>
      </w:r>
    </w:p>
    <w:p w:rsidR="00E36CE1" w:rsidRDefault="00000000">
      <w:pPr>
        <w:jc w:val="center"/>
      </w:pPr>
      <w:r>
        <w:t>Document version: 2.0</w:t>
      </w:r>
      <w:r>
        <w:br/>
        <w:t>Date: 3 July 2026</w:t>
      </w:r>
      <w:r>
        <w:br/>
        <w:t>Status: Complete implementation specification for Codex-assisted development in VS Code</w:t>
      </w:r>
    </w:p>
    <w:p w:rsidR="00E36CE1" w:rsidRDefault="00000000">
      <w:r>
        <w:br w:type="page"/>
      </w:r>
    </w:p>
    <w:p w:rsidR="00E36CE1" w:rsidRDefault="00000000">
      <w:pPr>
        <w:pStyle w:val="Heading1"/>
      </w:pPr>
      <w:r>
        <w:rPr>
          <w:color w:val="1F4E79"/>
        </w:rPr>
        <w:lastRenderedPageBreak/>
        <w:t>0. Document Control</w:t>
      </w:r>
    </w:p>
    <w:tbl>
      <w:tblPr>
        <w:tblStyle w:val="TableGrid"/>
        <w:tblW w:w="0" w:type="auto"/>
        <w:jc w:val="center"/>
        <w:tblLook w:val="04A0" w:firstRow="1" w:lastRow="0" w:firstColumn="1" w:lastColumn="0" w:noHBand="0" w:noVBand="1"/>
      </w:tblPr>
      <w:tblGrid>
        <w:gridCol w:w="2768"/>
        <w:gridCol w:w="7231"/>
      </w:tblGrid>
      <w:tr w:rsidR="00E36CE1">
        <w:trPr>
          <w:tblHeader/>
          <w:jc w:val="center"/>
        </w:trPr>
        <w:tc>
          <w:tcPr>
            <w:tcW w:w="2880" w:type="dxa"/>
            <w:shd w:val="clear" w:color="auto" w:fill="D9EAF7"/>
          </w:tcPr>
          <w:p w:rsidR="00E36CE1" w:rsidRDefault="00000000">
            <w:pPr>
              <w:spacing w:after="0"/>
            </w:pPr>
            <w:r>
              <w:rPr>
                <w:b/>
                <w:sz w:val="16"/>
              </w:rPr>
              <w:t>Field</w:t>
            </w:r>
          </w:p>
        </w:tc>
        <w:tc>
          <w:tcPr>
            <w:tcW w:w="7632" w:type="dxa"/>
            <w:shd w:val="clear" w:color="auto" w:fill="D9EAF7"/>
          </w:tcPr>
          <w:p w:rsidR="00E36CE1" w:rsidRDefault="00000000">
            <w:pPr>
              <w:spacing w:after="0"/>
            </w:pPr>
            <w:r>
              <w:rPr>
                <w:b/>
                <w:sz w:val="16"/>
              </w:rPr>
              <w:t>Value</w:t>
            </w:r>
          </w:p>
        </w:tc>
      </w:tr>
      <w:tr w:rsidR="00E36CE1">
        <w:trPr>
          <w:jc w:val="center"/>
        </w:trPr>
        <w:tc>
          <w:tcPr>
            <w:tcW w:w="2880" w:type="dxa"/>
          </w:tcPr>
          <w:p w:rsidR="00E36CE1" w:rsidRDefault="00000000">
            <w:pPr>
              <w:spacing w:after="0"/>
            </w:pPr>
            <w:r>
              <w:rPr>
                <w:sz w:val="16"/>
              </w:rPr>
              <w:t>Project name</w:t>
            </w:r>
          </w:p>
        </w:tc>
        <w:tc>
          <w:tcPr>
            <w:tcW w:w="7632" w:type="dxa"/>
          </w:tcPr>
          <w:p w:rsidR="00E36CE1" w:rsidRDefault="00000000">
            <w:pPr>
              <w:spacing w:after="0"/>
            </w:pPr>
            <w:r>
              <w:rPr>
                <w:sz w:val="16"/>
              </w:rPr>
              <w:t>WerkPilot VLBG</w:t>
            </w:r>
          </w:p>
        </w:tc>
      </w:tr>
      <w:tr w:rsidR="00E36CE1">
        <w:trPr>
          <w:jc w:val="center"/>
        </w:trPr>
        <w:tc>
          <w:tcPr>
            <w:tcW w:w="2880" w:type="dxa"/>
          </w:tcPr>
          <w:p w:rsidR="00E36CE1" w:rsidRDefault="00000000">
            <w:pPr>
              <w:spacing w:after="0"/>
            </w:pPr>
            <w:r>
              <w:rPr>
                <w:sz w:val="16"/>
              </w:rPr>
              <w:t>Document type</w:t>
            </w:r>
          </w:p>
        </w:tc>
        <w:tc>
          <w:tcPr>
            <w:tcW w:w="7632" w:type="dxa"/>
          </w:tcPr>
          <w:p w:rsidR="00E36CE1" w:rsidRDefault="00000000">
            <w:pPr>
              <w:spacing w:after="0"/>
            </w:pPr>
            <w:r>
              <w:rPr>
                <w:sz w:val="16"/>
              </w:rPr>
              <w:t>Detailed requirements specification / cahier des charges</w:t>
            </w:r>
          </w:p>
        </w:tc>
      </w:tr>
      <w:tr w:rsidR="00E36CE1">
        <w:trPr>
          <w:jc w:val="center"/>
        </w:trPr>
        <w:tc>
          <w:tcPr>
            <w:tcW w:w="2880" w:type="dxa"/>
          </w:tcPr>
          <w:p w:rsidR="00E36CE1" w:rsidRDefault="00000000">
            <w:pPr>
              <w:spacing w:after="0"/>
            </w:pPr>
            <w:r>
              <w:rPr>
                <w:sz w:val="16"/>
              </w:rPr>
              <w:t>Target system</w:t>
            </w:r>
          </w:p>
        </w:tc>
        <w:tc>
          <w:tcPr>
            <w:tcW w:w="7632" w:type="dxa"/>
          </w:tcPr>
          <w:p w:rsidR="00E36CE1" w:rsidRDefault="00000000">
            <w:pPr>
              <w:spacing w:after="0"/>
            </w:pPr>
            <w:r>
              <w:rPr>
                <w:sz w:val="16"/>
              </w:rPr>
              <w:t>Web-based industrial decision-support platform for manufacturing SMEs in Vorarlberg</w:t>
            </w:r>
          </w:p>
        </w:tc>
      </w:tr>
      <w:tr w:rsidR="00E36CE1">
        <w:trPr>
          <w:jc w:val="center"/>
        </w:trPr>
        <w:tc>
          <w:tcPr>
            <w:tcW w:w="2880" w:type="dxa"/>
          </w:tcPr>
          <w:p w:rsidR="00E36CE1" w:rsidRDefault="00000000">
            <w:pPr>
              <w:spacing w:after="0"/>
            </w:pPr>
            <w:r>
              <w:rPr>
                <w:sz w:val="16"/>
              </w:rPr>
              <w:t>Main architectural change</w:t>
            </w:r>
          </w:p>
        </w:tc>
        <w:tc>
          <w:tcPr>
            <w:tcW w:w="7632" w:type="dxa"/>
          </w:tcPr>
          <w:p w:rsidR="00E36CE1" w:rsidRDefault="00000000">
            <w:pPr>
              <w:spacing w:after="0"/>
            </w:pPr>
            <w:r>
              <w:rPr>
                <w:sz w:val="16"/>
              </w:rPr>
              <w:t>Backend changed from Python/FastAPI concept to Java 25 LTS with Spring Boot 4.1.x. No Python backend service shall be implemented in the MVP.</w:t>
            </w:r>
          </w:p>
        </w:tc>
      </w:tr>
      <w:tr w:rsidR="00E36CE1">
        <w:trPr>
          <w:jc w:val="center"/>
        </w:trPr>
        <w:tc>
          <w:tcPr>
            <w:tcW w:w="2880" w:type="dxa"/>
          </w:tcPr>
          <w:p w:rsidR="00E36CE1" w:rsidRDefault="00000000">
            <w:pPr>
              <w:spacing w:after="0"/>
            </w:pPr>
            <w:r>
              <w:rPr>
                <w:sz w:val="16"/>
              </w:rPr>
              <w:t>Target users</w:t>
            </w:r>
          </w:p>
        </w:tc>
        <w:tc>
          <w:tcPr>
            <w:tcW w:w="7632" w:type="dxa"/>
          </w:tcPr>
          <w:p w:rsidR="00E36CE1" w:rsidRDefault="00000000">
            <w:pPr>
              <w:spacing w:after="0"/>
            </w:pPr>
            <w:r>
              <w:rPr>
                <w:sz w:val="16"/>
              </w:rPr>
              <w:t>Plant administrator, production manager, maintenance technician, energy manager, viewer/auditor</w:t>
            </w:r>
          </w:p>
        </w:tc>
      </w:tr>
      <w:tr w:rsidR="00E36CE1">
        <w:trPr>
          <w:jc w:val="center"/>
        </w:trPr>
        <w:tc>
          <w:tcPr>
            <w:tcW w:w="2880" w:type="dxa"/>
          </w:tcPr>
          <w:p w:rsidR="00E36CE1" w:rsidRDefault="00000000">
            <w:pPr>
              <w:spacing w:after="0"/>
            </w:pPr>
            <w:r>
              <w:rPr>
                <w:sz w:val="16"/>
              </w:rPr>
              <w:t>Development context</w:t>
            </w:r>
          </w:p>
        </w:tc>
        <w:tc>
          <w:tcPr>
            <w:tcW w:w="7632" w:type="dxa"/>
          </w:tcPr>
          <w:p w:rsidR="00E36CE1" w:rsidRDefault="00000000">
            <w:pPr>
              <w:spacing w:after="0"/>
            </w:pPr>
            <w:r>
              <w:rPr>
                <w:sz w:val="16"/>
              </w:rPr>
              <w:t>Implementation with Codex in VS Code on a Windows 11 development workstation and Docker-based local environment</w:t>
            </w:r>
          </w:p>
        </w:tc>
      </w:tr>
      <w:tr w:rsidR="00E36CE1">
        <w:trPr>
          <w:jc w:val="center"/>
        </w:trPr>
        <w:tc>
          <w:tcPr>
            <w:tcW w:w="2880" w:type="dxa"/>
          </w:tcPr>
          <w:p w:rsidR="00E36CE1" w:rsidRDefault="00000000">
            <w:pPr>
              <w:spacing w:after="0"/>
            </w:pPr>
            <w:r>
              <w:rPr>
                <w:sz w:val="16"/>
              </w:rPr>
              <w:t>User interface language</w:t>
            </w:r>
          </w:p>
        </w:tc>
        <w:tc>
          <w:tcPr>
            <w:tcW w:w="7632" w:type="dxa"/>
          </w:tcPr>
          <w:p w:rsidR="00E36CE1" w:rsidRDefault="00000000">
            <w:pPr>
              <w:spacing w:after="0"/>
            </w:pPr>
            <w:r>
              <w:rPr>
                <w:sz w:val="16"/>
              </w:rPr>
              <w:t>German for operational UI. English for code, API names, database names and developer documentation.</w:t>
            </w:r>
          </w:p>
        </w:tc>
      </w:tr>
      <w:tr w:rsidR="00E36CE1">
        <w:trPr>
          <w:jc w:val="center"/>
        </w:trPr>
        <w:tc>
          <w:tcPr>
            <w:tcW w:w="2880" w:type="dxa"/>
          </w:tcPr>
          <w:p w:rsidR="00E36CE1" w:rsidRDefault="00000000">
            <w:pPr>
              <w:spacing w:after="0"/>
            </w:pPr>
            <w:r>
              <w:rPr>
                <w:sz w:val="16"/>
              </w:rPr>
              <w:t>Regulatory posture</w:t>
            </w:r>
          </w:p>
        </w:tc>
        <w:tc>
          <w:tcPr>
            <w:tcW w:w="7632" w:type="dxa"/>
          </w:tcPr>
          <w:p w:rsidR="00E36CE1" w:rsidRDefault="00000000">
            <w:pPr>
              <w:spacing w:after="0"/>
            </w:pPr>
            <w:r>
              <w:rPr>
                <w:sz w:val="16"/>
              </w:rPr>
              <w:t>Decision-support only. No automated safety control. No machine actuation. No certified maintenance replacement.</w:t>
            </w:r>
          </w:p>
        </w:tc>
      </w:tr>
      <w:tr w:rsidR="00E36CE1">
        <w:trPr>
          <w:jc w:val="center"/>
        </w:trPr>
        <w:tc>
          <w:tcPr>
            <w:tcW w:w="2880" w:type="dxa"/>
          </w:tcPr>
          <w:p w:rsidR="00E36CE1" w:rsidRDefault="00000000">
            <w:pPr>
              <w:spacing w:after="0"/>
            </w:pPr>
            <w:r>
              <w:rPr>
                <w:sz w:val="16"/>
              </w:rPr>
              <w:t>Approved stack</w:t>
            </w:r>
          </w:p>
        </w:tc>
        <w:tc>
          <w:tcPr>
            <w:tcW w:w="7632" w:type="dxa"/>
          </w:tcPr>
          <w:p w:rsidR="00E36CE1" w:rsidRDefault="00000000">
            <w:pPr>
              <w:spacing w:after="0"/>
            </w:pPr>
            <w:r>
              <w:rPr>
                <w:sz w:val="16"/>
              </w:rPr>
              <w:t>React + TypeScript frontend; Java 25 LTS + Spring Boot 4.1.x backend; PostgreSQL database; Docker Compose deployment; Java-based analytics and recommendation engine.</w:t>
            </w:r>
          </w:p>
        </w:tc>
      </w:tr>
    </w:tbl>
    <w:p w:rsidR="00E36CE1" w:rsidRDefault="00E36CE1"/>
    <w:p w:rsidR="00E36CE1" w:rsidRDefault="00000000">
      <w:pPr>
        <w:pStyle w:val="Heading2"/>
      </w:pPr>
      <w:r>
        <w:t>Revision History</w:t>
      </w:r>
    </w:p>
    <w:tbl>
      <w:tblPr>
        <w:tblStyle w:val="TableGrid"/>
        <w:tblW w:w="0" w:type="auto"/>
        <w:jc w:val="center"/>
        <w:tblLook w:val="04A0" w:firstRow="1" w:lastRow="0" w:firstColumn="1" w:lastColumn="0" w:noHBand="0" w:noVBand="1"/>
      </w:tblPr>
      <w:tblGrid>
        <w:gridCol w:w="1527"/>
        <w:gridCol w:w="2060"/>
        <w:gridCol w:w="6412"/>
      </w:tblGrid>
      <w:tr w:rsidR="00E36CE1">
        <w:trPr>
          <w:tblHeader/>
          <w:jc w:val="center"/>
        </w:trPr>
        <w:tc>
          <w:tcPr>
            <w:tcW w:w="1152" w:type="dxa"/>
            <w:shd w:val="clear" w:color="auto" w:fill="D9EAF7"/>
          </w:tcPr>
          <w:p w:rsidR="00E36CE1" w:rsidRDefault="00000000">
            <w:pPr>
              <w:spacing w:after="0"/>
            </w:pPr>
            <w:r>
              <w:rPr>
                <w:b/>
                <w:sz w:val="16"/>
              </w:rPr>
              <w:t>Version</w:t>
            </w:r>
          </w:p>
        </w:tc>
        <w:tc>
          <w:tcPr>
            <w:tcW w:w="1728" w:type="dxa"/>
            <w:shd w:val="clear" w:color="auto" w:fill="D9EAF7"/>
          </w:tcPr>
          <w:p w:rsidR="00E36CE1" w:rsidRDefault="00000000">
            <w:pPr>
              <w:spacing w:after="0"/>
            </w:pPr>
            <w:r>
              <w:rPr>
                <w:b/>
                <w:sz w:val="16"/>
              </w:rPr>
              <w:t>Date</w:t>
            </w:r>
          </w:p>
        </w:tc>
        <w:tc>
          <w:tcPr>
            <w:tcW w:w="7776" w:type="dxa"/>
            <w:shd w:val="clear" w:color="auto" w:fill="D9EAF7"/>
          </w:tcPr>
          <w:p w:rsidR="00E36CE1" w:rsidRDefault="00000000">
            <w:pPr>
              <w:spacing w:after="0"/>
            </w:pPr>
            <w:r>
              <w:rPr>
                <w:b/>
                <w:sz w:val="16"/>
              </w:rPr>
              <w:t>Change summary</w:t>
            </w:r>
          </w:p>
        </w:tc>
      </w:tr>
      <w:tr w:rsidR="00E36CE1">
        <w:trPr>
          <w:jc w:val="center"/>
        </w:trPr>
        <w:tc>
          <w:tcPr>
            <w:tcW w:w="1152" w:type="dxa"/>
          </w:tcPr>
          <w:p w:rsidR="00E36CE1" w:rsidRDefault="00000000">
            <w:pPr>
              <w:spacing w:after="0"/>
            </w:pPr>
            <w:r>
              <w:rPr>
                <w:sz w:val="16"/>
              </w:rPr>
              <w:t>1.0</w:t>
            </w:r>
          </w:p>
        </w:tc>
        <w:tc>
          <w:tcPr>
            <w:tcW w:w="1728" w:type="dxa"/>
          </w:tcPr>
          <w:p w:rsidR="00E36CE1" w:rsidRDefault="00000000">
            <w:pPr>
              <w:spacing w:after="0"/>
            </w:pPr>
            <w:r>
              <w:rPr>
                <w:sz w:val="16"/>
              </w:rPr>
              <w:t>2026-07-02</w:t>
            </w:r>
          </w:p>
        </w:tc>
        <w:tc>
          <w:tcPr>
            <w:tcW w:w="7776" w:type="dxa"/>
          </w:tcPr>
          <w:p w:rsidR="00E36CE1" w:rsidRDefault="00000000">
            <w:pPr>
              <w:spacing w:after="0"/>
            </w:pPr>
            <w:r>
              <w:rPr>
                <w:sz w:val="16"/>
              </w:rPr>
              <w:t>Initial MVP specification with Python/FastAPI backend concept.</w:t>
            </w:r>
          </w:p>
        </w:tc>
      </w:tr>
      <w:tr w:rsidR="00E36CE1">
        <w:trPr>
          <w:jc w:val="center"/>
        </w:trPr>
        <w:tc>
          <w:tcPr>
            <w:tcW w:w="1152" w:type="dxa"/>
          </w:tcPr>
          <w:p w:rsidR="00E36CE1" w:rsidRDefault="00000000">
            <w:pPr>
              <w:spacing w:after="0"/>
            </w:pPr>
            <w:r>
              <w:rPr>
                <w:sz w:val="16"/>
              </w:rPr>
              <w:t>2.0</w:t>
            </w:r>
          </w:p>
        </w:tc>
        <w:tc>
          <w:tcPr>
            <w:tcW w:w="1728" w:type="dxa"/>
          </w:tcPr>
          <w:p w:rsidR="00E36CE1" w:rsidRDefault="00000000">
            <w:pPr>
              <w:spacing w:after="0"/>
            </w:pPr>
            <w:r>
              <w:rPr>
                <w:sz w:val="16"/>
              </w:rPr>
              <w:t>2026-07-03</w:t>
            </w:r>
          </w:p>
        </w:tc>
        <w:tc>
          <w:tcPr>
            <w:tcW w:w="7776" w:type="dxa"/>
          </w:tcPr>
          <w:p w:rsidR="00E36CE1" w:rsidRDefault="00000000">
            <w:pPr>
              <w:spacing w:after="0"/>
            </w:pPr>
            <w:r>
              <w:rPr>
                <w:sz w:val="16"/>
              </w:rPr>
              <w:t>Rebuilt backend specification around Java 25 LTS, Spring Boot 4.1.x, Java modular monolith, PostgreSQL, Java-native analytics and fixed backend implementation rules.</w:t>
            </w:r>
          </w:p>
        </w:tc>
      </w:tr>
      <w:tr w:rsidR="00E36CE1">
        <w:trPr>
          <w:jc w:val="center"/>
          <w:ins w:id="0" w:author="v2.1 consolidation (Mohamed)" w:date="2026-07-05T00:00:00Z"/>
        </w:trPr>
        <w:tc>
          <w:tcPr>
            <w:tcW w:w="1728" w:type="dxa"/>
          </w:tcPr>
          <w:p w:rsidR="00E36CE1" w:rsidRDefault="00000000">
            <w:pPr>
              <w:spacing w:after="0"/>
            </w:pPr>
            <w:ins w:id="1" w:author="v2.1 consolidation (Mohamed)" w:date="2026-07-05T00:00:00Z">
              <w:r>
                <w:rPr>
                  <w:sz w:val="15"/>
                </w:rPr>
                <w:t>2.1</w:t>
              </w:r>
            </w:ins>
          </w:p>
        </w:tc>
        <w:tc>
          <w:tcPr>
            <w:tcW w:w="2448" w:type="dxa"/>
          </w:tcPr>
          <w:p w:rsidR="00E36CE1" w:rsidRDefault="00000000">
            <w:pPr>
              <w:spacing w:after="0"/>
            </w:pPr>
            <w:ins w:id="2" w:author="v2.1 consolidation (Mohamed)" w:date="2026-07-05T00:00:00Z">
              <w:r>
                <w:rPr>
                  <w:sz w:val="15"/>
                </w:rPr>
                <w:t>2026-07-05</w:t>
              </w:r>
            </w:ins>
          </w:p>
        </w:tc>
        <w:tc>
          <w:tcPr>
            <w:tcW w:w="6336" w:type="dxa"/>
          </w:tcPr>
          <w:p w:rsidR="00E36CE1" w:rsidRDefault="00000000">
            <w:pPr>
              <w:spacing w:after="0"/>
            </w:pPr>
            <w:ins w:id="3" w:author="v2.1 consolidation (Mohamed)" w:date="2026-07-05T00:00:00Z">
              <w:r>
                <w:rPr>
                  <w:sz w:val="15"/>
                </w:rPr>
                <w:t>Thirteen open questions (OQ-001..OQ-013) resolved and one change request (CR-001) applied; normative text corrected at every affected section; new subsections 8.2, 16.6, 17.4, 22.2, 23.4, 23.5, 24.6, 25.2, 26.3, 27.4, 27.5. Full decision log with rationale in Section 36.3.</w:t>
              </w:r>
            </w:ins>
          </w:p>
        </w:tc>
      </w:tr>
    </w:tbl>
    <w:p w:rsidR="00E36CE1" w:rsidRDefault="00E36CE1"/>
    <w:p w:rsidR="00E36CE1" w:rsidRDefault="00000000">
      <w:pPr>
        <w:pStyle w:val="Heading2"/>
      </w:pPr>
      <w:r>
        <w:t>Approval Matrix</w:t>
      </w:r>
    </w:p>
    <w:tbl>
      <w:tblPr>
        <w:tblStyle w:val="TableGrid"/>
        <w:tblW w:w="0" w:type="auto"/>
        <w:jc w:val="center"/>
        <w:tblLook w:val="04A0" w:firstRow="1" w:lastRow="0" w:firstColumn="1" w:lastColumn="0" w:noHBand="0" w:noVBand="1"/>
      </w:tblPr>
      <w:tblGrid>
        <w:gridCol w:w="1957"/>
        <w:gridCol w:w="5833"/>
        <w:gridCol w:w="2209"/>
      </w:tblGrid>
      <w:tr w:rsidR="00E36CE1">
        <w:trPr>
          <w:tblHeader/>
          <w:jc w:val="center"/>
        </w:trPr>
        <w:tc>
          <w:tcPr>
            <w:tcW w:w="2016" w:type="dxa"/>
            <w:shd w:val="clear" w:color="auto" w:fill="D9EAF7"/>
          </w:tcPr>
          <w:p w:rsidR="00E36CE1" w:rsidRDefault="00000000">
            <w:pPr>
              <w:spacing w:after="0"/>
            </w:pPr>
            <w:r>
              <w:rPr>
                <w:b/>
                <w:sz w:val="15"/>
              </w:rPr>
              <w:t>Role</w:t>
            </w:r>
          </w:p>
        </w:tc>
        <w:tc>
          <w:tcPr>
            <w:tcW w:w="6192" w:type="dxa"/>
            <w:shd w:val="clear" w:color="auto" w:fill="D9EAF7"/>
          </w:tcPr>
          <w:p w:rsidR="00E36CE1" w:rsidRDefault="00000000">
            <w:pPr>
              <w:spacing w:after="0"/>
            </w:pPr>
            <w:r>
              <w:rPr>
                <w:b/>
                <w:sz w:val="15"/>
              </w:rPr>
              <w:t>Approval responsibility</w:t>
            </w:r>
          </w:p>
        </w:tc>
        <w:tc>
          <w:tcPr>
            <w:tcW w:w="2304" w:type="dxa"/>
            <w:shd w:val="clear" w:color="auto" w:fill="D9EAF7"/>
          </w:tcPr>
          <w:p w:rsidR="00E36CE1" w:rsidRDefault="00000000">
            <w:pPr>
              <w:spacing w:after="0"/>
            </w:pPr>
            <w:r>
              <w:rPr>
                <w:b/>
                <w:sz w:val="15"/>
              </w:rPr>
              <w:t>Required before</w:t>
            </w:r>
          </w:p>
        </w:tc>
      </w:tr>
      <w:tr w:rsidR="00E36CE1">
        <w:trPr>
          <w:jc w:val="center"/>
        </w:trPr>
        <w:tc>
          <w:tcPr>
            <w:tcW w:w="2016" w:type="dxa"/>
          </w:tcPr>
          <w:p w:rsidR="00E36CE1" w:rsidRDefault="00000000">
            <w:pPr>
              <w:spacing w:after="0"/>
            </w:pPr>
            <w:r>
              <w:rPr>
                <w:sz w:val="15"/>
              </w:rPr>
              <w:t>Product Owner</w:t>
            </w:r>
          </w:p>
        </w:tc>
        <w:tc>
          <w:tcPr>
            <w:tcW w:w="6192" w:type="dxa"/>
          </w:tcPr>
          <w:p w:rsidR="00E36CE1" w:rsidRDefault="00000000">
            <w:pPr>
              <w:spacing w:after="0"/>
            </w:pPr>
            <w:r>
              <w:rPr>
                <w:sz w:val="15"/>
              </w:rPr>
              <w:t>Approves scope, out-of-scope boundaries, user roles and MVP acceptance criteria.</w:t>
            </w:r>
          </w:p>
        </w:tc>
        <w:tc>
          <w:tcPr>
            <w:tcW w:w="2304" w:type="dxa"/>
          </w:tcPr>
          <w:p w:rsidR="00E36CE1" w:rsidRDefault="00000000">
            <w:pPr>
              <w:spacing w:after="0"/>
            </w:pPr>
            <w:r>
              <w:rPr>
                <w:sz w:val="15"/>
              </w:rPr>
              <w:t>Sprint 1 kickoff</w:t>
            </w:r>
          </w:p>
        </w:tc>
      </w:tr>
      <w:tr w:rsidR="00E36CE1">
        <w:trPr>
          <w:jc w:val="center"/>
        </w:trPr>
        <w:tc>
          <w:tcPr>
            <w:tcW w:w="2016" w:type="dxa"/>
          </w:tcPr>
          <w:p w:rsidR="00E36CE1" w:rsidRDefault="00000000">
            <w:pPr>
              <w:spacing w:after="0"/>
            </w:pPr>
            <w:r>
              <w:rPr>
                <w:sz w:val="15"/>
              </w:rPr>
              <w:t>Technical Lead</w:t>
            </w:r>
          </w:p>
        </w:tc>
        <w:tc>
          <w:tcPr>
            <w:tcW w:w="6192" w:type="dxa"/>
          </w:tcPr>
          <w:p w:rsidR="00E36CE1" w:rsidRDefault="00000000">
            <w:pPr>
              <w:spacing w:after="0"/>
            </w:pPr>
            <w:r>
              <w:rPr>
                <w:sz w:val="15"/>
              </w:rPr>
              <w:t>Approves Java backend architecture, repository structure, build process and integration rules.</w:t>
            </w:r>
          </w:p>
        </w:tc>
        <w:tc>
          <w:tcPr>
            <w:tcW w:w="2304" w:type="dxa"/>
          </w:tcPr>
          <w:p w:rsidR="00E36CE1" w:rsidRDefault="00000000">
            <w:pPr>
              <w:spacing w:after="0"/>
            </w:pPr>
            <w:r>
              <w:rPr>
                <w:sz w:val="15"/>
              </w:rPr>
              <w:t>Sprint 1 kickoff</w:t>
            </w:r>
          </w:p>
        </w:tc>
      </w:tr>
      <w:tr w:rsidR="00E36CE1">
        <w:trPr>
          <w:jc w:val="center"/>
        </w:trPr>
        <w:tc>
          <w:tcPr>
            <w:tcW w:w="2016" w:type="dxa"/>
          </w:tcPr>
          <w:p w:rsidR="00E36CE1" w:rsidRDefault="00000000">
            <w:pPr>
              <w:spacing w:after="0"/>
            </w:pPr>
            <w:r>
              <w:rPr>
                <w:sz w:val="15"/>
              </w:rPr>
              <w:t>Industrial Sponsor</w:t>
            </w:r>
          </w:p>
        </w:tc>
        <w:tc>
          <w:tcPr>
            <w:tcW w:w="6192" w:type="dxa"/>
          </w:tcPr>
          <w:p w:rsidR="00E36CE1" w:rsidRDefault="00000000">
            <w:pPr>
              <w:spacing w:after="0"/>
            </w:pPr>
            <w:r>
              <w:rPr>
                <w:sz w:val="15"/>
              </w:rPr>
              <w:t>Approves KPI formulas, dashboards, report format and pilot data templates.</w:t>
            </w:r>
          </w:p>
        </w:tc>
        <w:tc>
          <w:tcPr>
            <w:tcW w:w="2304" w:type="dxa"/>
          </w:tcPr>
          <w:p w:rsidR="00E36CE1" w:rsidRDefault="00000000">
            <w:pPr>
              <w:spacing w:after="0"/>
            </w:pPr>
            <w:r>
              <w:rPr>
                <w:sz w:val="15"/>
              </w:rPr>
              <w:t>Sprint 2 kickoff</w:t>
            </w:r>
          </w:p>
        </w:tc>
      </w:tr>
      <w:tr w:rsidR="00E36CE1">
        <w:trPr>
          <w:jc w:val="center"/>
        </w:trPr>
        <w:tc>
          <w:tcPr>
            <w:tcW w:w="2016" w:type="dxa"/>
          </w:tcPr>
          <w:p w:rsidR="00E36CE1" w:rsidRDefault="00000000">
            <w:pPr>
              <w:spacing w:after="0"/>
            </w:pPr>
            <w:r>
              <w:rPr>
                <w:sz w:val="15"/>
              </w:rPr>
              <w:t>Security Reviewer</w:t>
            </w:r>
          </w:p>
        </w:tc>
        <w:tc>
          <w:tcPr>
            <w:tcW w:w="6192" w:type="dxa"/>
          </w:tcPr>
          <w:p w:rsidR="00E36CE1" w:rsidRDefault="00000000">
            <w:pPr>
              <w:spacing w:after="0"/>
            </w:pPr>
            <w:r>
              <w:rPr>
                <w:sz w:val="15"/>
              </w:rPr>
              <w:t>Approves authentication, authorization, audit logging, retention and deployment posture.</w:t>
            </w:r>
          </w:p>
        </w:tc>
        <w:tc>
          <w:tcPr>
            <w:tcW w:w="2304" w:type="dxa"/>
          </w:tcPr>
          <w:p w:rsidR="00E36CE1" w:rsidRDefault="00000000">
            <w:pPr>
              <w:spacing w:after="0"/>
            </w:pPr>
            <w:r>
              <w:rPr>
                <w:sz w:val="15"/>
              </w:rPr>
              <w:t>Pilot deployment</w:t>
            </w:r>
          </w:p>
        </w:tc>
      </w:tr>
      <w:tr w:rsidR="00E36CE1">
        <w:trPr>
          <w:jc w:val="center"/>
        </w:trPr>
        <w:tc>
          <w:tcPr>
            <w:tcW w:w="2016" w:type="dxa"/>
          </w:tcPr>
          <w:p w:rsidR="00E36CE1" w:rsidRDefault="00000000">
            <w:pPr>
              <w:spacing w:after="0"/>
            </w:pPr>
            <w:r>
              <w:rPr>
                <w:sz w:val="15"/>
              </w:rPr>
              <w:t>Operations Representative</w:t>
            </w:r>
          </w:p>
        </w:tc>
        <w:tc>
          <w:tcPr>
            <w:tcW w:w="6192" w:type="dxa"/>
          </w:tcPr>
          <w:p w:rsidR="00E36CE1" w:rsidRDefault="00000000">
            <w:pPr>
              <w:spacing w:after="0"/>
            </w:pPr>
            <w:r>
              <w:rPr>
                <w:sz w:val="15"/>
              </w:rPr>
              <w:t>Approves usability of dashboard, maintenance workflow and CSV import error handling.</w:t>
            </w:r>
          </w:p>
        </w:tc>
        <w:tc>
          <w:tcPr>
            <w:tcW w:w="2304" w:type="dxa"/>
          </w:tcPr>
          <w:p w:rsidR="00E36CE1" w:rsidRDefault="00000000">
            <w:pPr>
              <w:spacing w:after="0"/>
            </w:pPr>
            <w:r>
              <w:rPr>
                <w:sz w:val="15"/>
              </w:rPr>
              <w:t>User acceptance test</w:t>
            </w:r>
          </w:p>
        </w:tc>
      </w:tr>
    </w:tbl>
    <w:p w:rsidR="00E36CE1" w:rsidRDefault="00E36CE1"/>
    <w:p w:rsidR="00E36CE1" w:rsidRDefault="00000000">
      <w:r>
        <w:br w:type="page"/>
      </w:r>
    </w:p>
    <w:p w:rsidR="00E36CE1" w:rsidRDefault="00000000">
      <w:pPr>
        <w:pStyle w:val="Heading1"/>
      </w:pPr>
      <w:r>
        <w:rPr>
          <w:color w:val="1F4E79"/>
        </w:rPr>
        <w:lastRenderedPageBreak/>
        <w:t>Table of Contents</w:t>
      </w:r>
    </w:p>
    <w:p w:rsidR="00E36CE1" w:rsidRDefault="00000000">
      <w:pPr>
        <w:pStyle w:val="ListBullet"/>
      </w:pPr>
      <w:r>
        <w:t>1. Executive Summary</w:t>
      </w:r>
    </w:p>
    <w:p w:rsidR="00E36CE1" w:rsidRDefault="00000000">
      <w:pPr>
        <w:pStyle w:val="ListBullet"/>
      </w:pPr>
      <w:r>
        <w:t>2. Industrial Context and Local Fit</w:t>
      </w:r>
    </w:p>
    <w:p w:rsidR="00E36CE1" w:rsidRDefault="00000000">
      <w:pPr>
        <w:pStyle w:val="ListBullet"/>
      </w:pPr>
      <w:r>
        <w:t>3. Fixed Product Decisions</w:t>
      </w:r>
    </w:p>
    <w:p w:rsidR="00E36CE1" w:rsidRDefault="00000000">
      <w:pPr>
        <w:pStyle w:val="ListBullet"/>
      </w:pPr>
      <w:r>
        <w:t>4. Business Objectives and KPIs</w:t>
      </w:r>
    </w:p>
    <w:p w:rsidR="00E36CE1" w:rsidRDefault="00000000">
      <w:pPr>
        <w:pStyle w:val="ListBullet"/>
      </w:pPr>
      <w:r>
        <w:t>5. Definitions and Abbreviations</w:t>
      </w:r>
    </w:p>
    <w:p w:rsidR="00E36CE1" w:rsidRDefault="00000000">
      <w:pPr>
        <w:pStyle w:val="ListBullet"/>
      </w:pPr>
      <w:r>
        <w:t>6. MVP Scope</w:t>
      </w:r>
    </w:p>
    <w:p w:rsidR="00E36CE1" w:rsidRDefault="00000000">
      <w:pPr>
        <w:pStyle w:val="ListBullet"/>
      </w:pPr>
      <w:r>
        <w:t>7. Explicit Out of Scope</w:t>
      </w:r>
    </w:p>
    <w:p w:rsidR="00E36CE1" w:rsidRDefault="00000000">
      <w:pPr>
        <w:pStyle w:val="ListBullet"/>
      </w:pPr>
      <w:r>
        <w:t>8. Stakeholders, Roles and Permissions</w:t>
      </w:r>
    </w:p>
    <w:p w:rsidR="00E36CE1" w:rsidRDefault="00000000">
      <w:pPr>
        <w:pStyle w:val="ListBullet"/>
      </w:pPr>
      <w:r>
        <w:t>9. Target User Workflows</w:t>
      </w:r>
    </w:p>
    <w:p w:rsidR="00E36CE1" w:rsidRDefault="00000000">
      <w:pPr>
        <w:pStyle w:val="ListBullet"/>
      </w:pPr>
      <w:r>
        <w:t>10. Mandatory System Architecture</w:t>
      </w:r>
    </w:p>
    <w:p w:rsidR="00E36CE1" w:rsidRDefault="00000000">
      <w:pPr>
        <w:pStyle w:val="ListBullet"/>
      </w:pPr>
      <w:r>
        <w:t>11. Java 25 Backend Architecture</w:t>
      </w:r>
    </w:p>
    <w:p w:rsidR="00E36CE1" w:rsidRDefault="00000000">
      <w:pPr>
        <w:pStyle w:val="ListBullet"/>
      </w:pPr>
      <w:r>
        <w:t>12. Backend Package Structure</w:t>
      </w:r>
    </w:p>
    <w:p w:rsidR="00E36CE1" w:rsidRDefault="00000000">
      <w:pPr>
        <w:pStyle w:val="ListBullet"/>
      </w:pPr>
      <w:r>
        <w:t>13. Backend Runtime Configuration</w:t>
      </w:r>
    </w:p>
    <w:p w:rsidR="00E36CE1" w:rsidRDefault="00000000">
      <w:pPr>
        <w:pStyle w:val="ListBullet"/>
      </w:pPr>
      <w:r>
        <w:t>14. Database and Persistence</w:t>
      </w:r>
    </w:p>
    <w:p w:rsidR="00E36CE1" w:rsidRDefault="00000000">
      <w:pPr>
        <w:pStyle w:val="ListBullet"/>
      </w:pPr>
      <w:r>
        <w:t>15. Domain Data Model</w:t>
      </w:r>
    </w:p>
    <w:p w:rsidR="00E36CE1" w:rsidRDefault="00000000">
      <w:pPr>
        <w:pStyle w:val="ListBullet"/>
      </w:pPr>
      <w:r>
        <w:t>16. CSV Import Specification</w:t>
      </w:r>
    </w:p>
    <w:p w:rsidR="00E36CE1" w:rsidRDefault="00000000">
      <w:pPr>
        <w:pStyle w:val="ListBullet"/>
      </w:pPr>
      <w:r>
        <w:t>17. Data Validation and Error Handling</w:t>
      </w:r>
    </w:p>
    <w:p w:rsidR="00E36CE1" w:rsidRDefault="00000000">
      <w:pPr>
        <w:pStyle w:val="ListBullet"/>
      </w:pPr>
      <w:r>
        <w:t>18. Functional Requirements - Master Data</w:t>
      </w:r>
    </w:p>
    <w:p w:rsidR="00E36CE1" w:rsidRDefault="00000000">
      <w:pPr>
        <w:pStyle w:val="ListBullet"/>
      </w:pPr>
      <w:r>
        <w:t>19. Functional Requirements - Production Monitoring</w:t>
      </w:r>
    </w:p>
    <w:p w:rsidR="00E36CE1" w:rsidRDefault="00000000">
      <w:pPr>
        <w:pStyle w:val="ListBullet"/>
      </w:pPr>
      <w:r>
        <w:t>20. Functional Requirements - Energy Monitoring</w:t>
      </w:r>
    </w:p>
    <w:p w:rsidR="00E36CE1" w:rsidRDefault="00000000">
      <w:pPr>
        <w:pStyle w:val="ListBullet"/>
      </w:pPr>
      <w:r>
        <w:t>21. Functional Requirements - Downtime and Scrap</w:t>
      </w:r>
    </w:p>
    <w:p w:rsidR="00E36CE1" w:rsidRDefault="00000000">
      <w:pPr>
        <w:pStyle w:val="ListBullet"/>
      </w:pPr>
      <w:r>
        <w:t>22. Functional Requirements - Maintenance</w:t>
      </w:r>
    </w:p>
    <w:p w:rsidR="00E36CE1" w:rsidRDefault="00000000">
      <w:pPr>
        <w:pStyle w:val="ListBullet"/>
      </w:pPr>
      <w:r>
        <w:t>23. Analytics, Anomaly Detection and Recommendations</w:t>
      </w:r>
    </w:p>
    <w:p w:rsidR="00E36CE1" w:rsidRDefault="00000000">
      <w:pPr>
        <w:pStyle w:val="ListBullet"/>
      </w:pPr>
      <w:r>
        <w:t>24. API Specification</w:t>
      </w:r>
    </w:p>
    <w:p w:rsidR="00E36CE1" w:rsidRDefault="00000000">
      <w:pPr>
        <w:pStyle w:val="ListBullet"/>
      </w:pPr>
      <w:r>
        <w:t>25. Frontend Screen Specification</w:t>
      </w:r>
    </w:p>
    <w:p w:rsidR="00E36CE1" w:rsidRDefault="00000000">
      <w:pPr>
        <w:pStyle w:val="ListBullet"/>
      </w:pPr>
      <w:r>
        <w:t>26. Reporting Specification</w:t>
      </w:r>
    </w:p>
    <w:p w:rsidR="00E36CE1" w:rsidRDefault="00000000">
      <w:pPr>
        <w:pStyle w:val="ListBullet"/>
      </w:pPr>
      <w:r>
        <w:t>27. Security, Privacy and Audit</w:t>
      </w:r>
    </w:p>
    <w:p w:rsidR="00E36CE1" w:rsidRDefault="00000000">
      <w:pPr>
        <w:pStyle w:val="ListBullet"/>
      </w:pPr>
      <w:r>
        <w:t>28. Non-Functional Requirements</w:t>
      </w:r>
    </w:p>
    <w:p w:rsidR="00E36CE1" w:rsidRDefault="00000000">
      <w:pPr>
        <w:pStyle w:val="ListBullet"/>
      </w:pPr>
      <w:r>
        <w:t>29. DevOps and Deployment</w:t>
      </w:r>
    </w:p>
    <w:p w:rsidR="00E36CE1" w:rsidRDefault="00000000">
      <w:pPr>
        <w:pStyle w:val="ListBullet"/>
      </w:pPr>
      <w:r>
        <w:t>30. Testing Strategy</w:t>
      </w:r>
    </w:p>
    <w:p w:rsidR="00E36CE1" w:rsidRDefault="00000000">
      <w:pPr>
        <w:pStyle w:val="ListBullet"/>
      </w:pPr>
      <w:r>
        <w:t>31. Acceptance Plan</w:t>
      </w:r>
    </w:p>
    <w:p w:rsidR="00E36CE1" w:rsidRDefault="00000000">
      <w:pPr>
        <w:pStyle w:val="ListBullet"/>
      </w:pPr>
      <w:r>
        <w:t>32. Delivery Plan and Sprint Scope</w:t>
      </w:r>
    </w:p>
    <w:p w:rsidR="00E36CE1" w:rsidRDefault="00000000">
      <w:pPr>
        <w:pStyle w:val="ListBullet"/>
      </w:pPr>
      <w:r>
        <w:t>33. Codex Implementation Instructions</w:t>
      </w:r>
    </w:p>
    <w:p w:rsidR="00E36CE1" w:rsidRDefault="00000000">
      <w:pPr>
        <w:pStyle w:val="ListBullet"/>
      </w:pPr>
      <w:r>
        <w:t>34. Sample Data and Templates</w:t>
      </w:r>
    </w:p>
    <w:p w:rsidR="00E36CE1" w:rsidRDefault="00000000">
      <w:pPr>
        <w:pStyle w:val="ListBullet"/>
      </w:pPr>
      <w:r>
        <w:t>35. Risks, Assumptions and Dependencies</w:t>
      </w:r>
    </w:p>
    <w:p w:rsidR="00E36CE1" w:rsidRDefault="00000000">
      <w:pPr>
        <w:pStyle w:val="ListBullet"/>
      </w:pPr>
      <w:r>
        <w:t>36. Change Control</w:t>
      </w:r>
    </w:p>
    <w:p w:rsidR="00E36CE1" w:rsidRDefault="00000000">
      <w:pPr>
        <w:pStyle w:val="ListBullet"/>
      </w:pPr>
      <w:r>
        <w:t>37. Final Acceptance Checklist</w:t>
      </w:r>
    </w:p>
    <w:p w:rsidR="00E36CE1" w:rsidRDefault="00000000">
      <w:pPr>
        <w:pStyle w:val="ListBullet"/>
      </w:pPr>
      <w:r>
        <w:t>38. References</w:t>
      </w:r>
    </w:p>
    <w:p w:rsidR="00E36CE1" w:rsidRDefault="00000000">
      <w:r>
        <w:t>This table of contents is static for the MVP specification. The final contractual editor may regenerate page numbers in Word if required.</w:t>
      </w:r>
    </w:p>
    <w:p w:rsidR="00E36CE1" w:rsidRDefault="00000000">
      <w:r>
        <w:br w:type="page"/>
      </w:r>
    </w:p>
    <w:p w:rsidR="00E36CE1" w:rsidRDefault="00000000">
      <w:pPr>
        <w:pStyle w:val="Heading1"/>
      </w:pPr>
      <w:r>
        <w:rPr>
          <w:color w:val="1F4E79"/>
        </w:rPr>
        <w:t>1. Executive Summary</w:t>
      </w:r>
    </w:p>
    <w:p w:rsidR="00E36CE1" w:rsidRDefault="00000000">
      <w:r>
        <w:t>WerkPilot VLBG is a web-based industrial decision-support platform for manufacturing SMEs in Vorarlberg. It consolidates machine, production, energy, scrap, downtime and maintenance data into one operational dashboard and turns that data into fixed KPIs, anomaly alerts, maintenance recommendations and management reports.</w:t>
      </w:r>
    </w:p>
    <w:p w:rsidR="00E36CE1" w:rsidRDefault="00000000">
      <w:r>
        <w:t>This version of the cahier des charges fixes the backend architecture as Java 25 LTS with Spring Boot 4.1.x. The backend shall be a modular monolith, not a microservice constellation. The system shall be implemented with a PostgreSQL database, REST APIs, Spring Security, Spring Data JPA, Liquibase migrations, Testcontainers and Docker Compose. Developers shall not replace these choices with Node.js, Python FastAPI, .NET, Laravel, serverless functions or any other fashionable detour pretending to be architecture.</w:t>
      </w:r>
    </w:p>
    <w:p w:rsidR="00E36CE1" w:rsidRDefault="00000000">
      <w:r>
        <w:t>The MVP shall not connect directly to PLCs, SCADA or machine control systems. It shall import operational data from CSV templates, validate the data, store the data in PostgreSQL, compute KPIs and expose dashboard and reporting APIs. Real-time industrial connectors such as OPC UA and MQTT are explicitly reserved for a later phase.</w:t>
      </w:r>
    </w:p>
    <w:p w:rsidR="00E36CE1" w:rsidRDefault="00000000">
      <w:r>
        <w:t>The product shall be decision-support software. It may suggest that a machine should be inspected, that energy consumption is abnormal, or that a production line has degraded efficiency. It shall not execute physical actions, stop machines, change machine parameters, send commands to industrial assets, or replace legally required maintenance and safety procedures.</w:t>
      </w:r>
    </w:p>
    <w:p w:rsidR="00E36CE1" w:rsidRDefault="00000000">
      <w:r>
        <w:t>The specification is intentionally prescriptive. It defines scope, exclusions, roles, data entities, formulas, screens, endpoints, backend packages, test requirements, deployment rules and acceptance criteria. The goal is to make implementation possible with Codex while preventing the usual developer hobby of turning every requirement into a philosophical debate.</w:t>
      </w:r>
    </w:p>
    <w:p w:rsidR="00E36CE1" w:rsidRDefault="00000000">
      <w:pPr>
        <w:pStyle w:val="Heading2"/>
      </w:pPr>
      <w:r>
        <w:t>1.1 Executive Requirements Snapshot</w:t>
      </w:r>
    </w:p>
    <w:tbl>
      <w:tblPr>
        <w:tblStyle w:val="TableGrid"/>
        <w:tblW w:w="0" w:type="auto"/>
        <w:jc w:val="center"/>
        <w:tblLook w:val="04A0" w:firstRow="1" w:lastRow="0" w:firstColumn="1" w:lastColumn="0" w:noHBand="0" w:noVBand="1"/>
      </w:tblPr>
      <w:tblGrid>
        <w:gridCol w:w="2209"/>
        <w:gridCol w:w="4022"/>
        <w:gridCol w:w="3768"/>
      </w:tblGrid>
      <w:tr w:rsidR="00E36CE1">
        <w:trPr>
          <w:tblHeader/>
          <w:jc w:val="center"/>
        </w:trPr>
        <w:tc>
          <w:tcPr>
            <w:tcW w:w="2304" w:type="dxa"/>
            <w:shd w:val="clear" w:color="auto" w:fill="D9EAF7"/>
          </w:tcPr>
          <w:p w:rsidR="00E36CE1" w:rsidRDefault="00000000">
            <w:pPr>
              <w:spacing w:after="0"/>
            </w:pPr>
            <w:r>
              <w:rPr>
                <w:b/>
                <w:sz w:val="15"/>
              </w:rPr>
              <w:t>Area</w:t>
            </w:r>
          </w:p>
        </w:tc>
        <w:tc>
          <w:tcPr>
            <w:tcW w:w="4320" w:type="dxa"/>
            <w:shd w:val="clear" w:color="auto" w:fill="D9EAF7"/>
          </w:tcPr>
          <w:p w:rsidR="00E36CE1" w:rsidRDefault="00000000">
            <w:pPr>
              <w:spacing w:after="0"/>
            </w:pPr>
            <w:r>
              <w:rPr>
                <w:b/>
                <w:sz w:val="15"/>
              </w:rPr>
              <w:t>Mandatory decision</w:t>
            </w:r>
          </w:p>
        </w:tc>
        <w:tc>
          <w:tcPr>
            <w:tcW w:w="4032" w:type="dxa"/>
            <w:shd w:val="clear" w:color="auto" w:fill="D9EAF7"/>
          </w:tcPr>
          <w:p w:rsidR="00E36CE1" w:rsidRDefault="00000000">
            <w:pPr>
              <w:spacing w:after="0"/>
            </w:pPr>
            <w:r>
              <w:rPr>
                <w:b/>
                <w:sz w:val="15"/>
              </w:rPr>
              <w:t>Rationale / constraint</w:t>
            </w:r>
          </w:p>
        </w:tc>
      </w:tr>
      <w:tr w:rsidR="00E36CE1">
        <w:trPr>
          <w:jc w:val="center"/>
        </w:trPr>
        <w:tc>
          <w:tcPr>
            <w:tcW w:w="2304" w:type="dxa"/>
          </w:tcPr>
          <w:p w:rsidR="00E36CE1" w:rsidRDefault="00000000">
            <w:pPr>
              <w:spacing w:after="0"/>
            </w:pPr>
            <w:r>
              <w:rPr>
                <w:sz w:val="15"/>
              </w:rPr>
              <w:t>Backend language</w:t>
            </w:r>
          </w:p>
        </w:tc>
        <w:tc>
          <w:tcPr>
            <w:tcW w:w="4320" w:type="dxa"/>
          </w:tcPr>
          <w:p w:rsidR="00E36CE1" w:rsidRDefault="00000000">
            <w:pPr>
              <w:spacing w:after="0"/>
            </w:pPr>
            <w:r>
              <w:rPr>
                <w:sz w:val="15"/>
              </w:rPr>
              <w:t>Java 25 LTS only.</w:t>
            </w:r>
          </w:p>
        </w:tc>
        <w:tc>
          <w:tcPr>
            <w:tcW w:w="4032" w:type="dxa"/>
          </w:tcPr>
          <w:p w:rsidR="00E36CE1" w:rsidRDefault="00000000">
            <w:pPr>
              <w:spacing w:after="0"/>
            </w:pPr>
            <w:r>
              <w:rPr>
                <w:sz w:val="15"/>
              </w:rPr>
              <w:t>The backend is the enterprise core of the system and shall use a long-term-support Java runtime.</w:t>
            </w:r>
          </w:p>
        </w:tc>
      </w:tr>
      <w:tr w:rsidR="00E36CE1">
        <w:trPr>
          <w:jc w:val="center"/>
        </w:trPr>
        <w:tc>
          <w:tcPr>
            <w:tcW w:w="2304" w:type="dxa"/>
          </w:tcPr>
          <w:p w:rsidR="00E36CE1" w:rsidRDefault="00000000">
            <w:pPr>
              <w:spacing w:after="0"/>
            </w:pPr>
            <w:r>
              <w:rPr>
                <w:sz w:val="15"/>
              </w:rPr>
              <w:t>Backend framework</w:t>
            </w:r>
          </w:p>
        </w:tc>
        <w:tc>
          <w:tcPr>
            <w:tcW w:w="4320" w:type="dxa"/>
          </w:tcPr>
          <w:p w:rsidR="00E36CE1" w:rsidRDefault="00000000">
            <w:pPr>
              <w:spacing w:after="0"/>
            </w:pPr>
            <w:r>
              <w:rPr>
                <w:sz w:val="15"/>
              </w:rPr>
              <w:t>Spring Boot 4.1.x with Spring Framework 7.x.</w:t>
            </w:r>
          </w:p>
        </w:tc>
        <w:tc>
          <w:tcPr>
            <w:tcW w:w="4032" w:type="dxa"/>
          </w:tcPr>
          <w:p w:rsidR="00E36CE1" w:rsidRDefault="00000000">
            <w:pPr>
              <w:spacing w:after="0"/>
            </w:pPr>
            <w:r>
              <w:rPr>
                <w:sz w:val="15"/>
              </w:rPr>
              <w:t>Supported by current Spring system requirements and compatible with Java 25.</w:t>
            </w:r>
          </w:p>
        </w:tc>
      </w:tr>
      <w:tr w:rsidR="00E36CE1">
        <w:trPr>
          <w:jc w:val="center"/>
        </w:trPr>
        <w:tc>
          <w:tcPr>
            <w:tcW w:w="2304" w:type="dxa"/>
          </w:tcPr>
          <w:p w:rsidR="00E36CE1" w:rsidRDefault="00000000">
            <w:pPr>
              <w:spacing w:after="0"/>
            </w:pPr>
            <w:r>
              <w:rPr>
                <w:sz w:val="15"/>
              </w:rPr>
              <w:t>Architecture style</w:t>
            </w:r>
          </w:p>
        </w:tc>
        <w:tc>
          <w:tcPr>
            <w:tcW w:w="4320" w:type="dxa"/>
          </w:tcPr>
          <w:p w:rsidR="00E36CE1" w:rsidRDefault="00000000">
            <w:pPr>
              <w:spacing w:after="0"/>
            </w:pPr>
            <w:r>
              <w:rPr>
                <w:sz w:val="15"/>
              </w:rPr>
              <w:t>Single modular monolith.</w:t>
            </w:r>
          </w:p>
        </w:tc>
        <w:tc>
          <w:tcPr>
            <w:tcW w:w="4032" w:type="dxa"/>
          </w:tcPr>
          <w:p w:rsidR="00E36CE1" w:rsidRDefault="00000000">
            <w:pPr>
              <w:spacing w:after="0"/>
            </w:pPr>
            <w:r>
              <w:rPr>
                <w:sz w:val="15"/>
              </w:rPr>
              <w:t>Simplifies MVP deployment, testing, transactions and auditability.</w:t>
            </w:r>
          </w:p>
        </w:tc>
      </w:tr>
      <w:tr w:rsidR="00E36CE1">
        <w:trPr>
          <w:jc w:val="center"/>
        </w:trPr>
        <w:tc>
          <w:tcPr>
            <w:tcW w:w="2304" w:type="dxa"/>
          </w:tcPr>
          <w:p w:rsidR="00E36CE1" w:rsidRDefault="00000000">
            <w:pPr>
              <w:spacing w:after="0"/>
            </w:pPr>
            <w:r>
              <w:rPr>
                <w:sz w:val="15"/>
              </w:rPr>
              <w:t>AI implementation</w:t>
            </w:r>
          </w:p>
        </w:tc>
        <w:tc>
          <w:tcPr>
            <w:tcW w:w="4320" w:type="dxa"/>
          </w:tcPr>
          <w:p w:rsidR="00E36CE1" w:rsidRDefault="00000000">
            <w:pPr>
              <w:spacing w:after="0"/>
            </w:pPr>
            <w:r>
              <w:rPr>
                <w:sz w:val="15"/>
              </w:rPr>
              <w:t>Java-native rule and statistical analytics engine.</w:t>
            </w:r>
          </w:p>
        </w:tc>
        <w:tc>
          <w:tcPr>
            <w:tcW w:w="4032" w:type="dxa"/>
          </w:tcPr>
          <w:p w:rsidR="00E36CE1" w:rsidRDefault="00000000">
            <w:pPr>
              <w:spacing w:after="0"/>
            </w:pPr>
            <w:r>
              <w:rPr>
                <w:sz w:val="15"/>
              </w:rPr>
              <w:t>No Python microservice, no external LLM dependency in the MVP.</w:t>
            </w:r>
          </w:p>
        </w:tc>
      </w:tr>
      <w:tr w:rsidR="00E36CE1">
        <w:trPr>
          <w:jc w:val="center"/>
        </w:trPr>
        <w:tc>
          <w:tcPr>
            <w:tcW w:w="2304" w:type="dxa"/>
          </w:tcPr>
          <w:p w:rsidR="00E36CE1" w:rsidRDefault="00000000">
            <w:pPr>
              <w:spacing w:after="0"/>
            </w:pPr>
            <w:r>
              <w:rPr>
                <w:sz w:val="15"/>
              </w:rPr>
              <w:t>Data ingestion</w:t>
            </w:r>
          </w:p>
        </w:tc>
        <w:tc>
          <w:tcPr>
            <w:tcW w:w="4320" w:type="dxa"/>
          </w:tcPr>
          <w:p w:rsidR="00E36CE1" w:rsidRDefault="00000000">
            <w:pPr>
              <w:spacing w:after="0"/>
            </w:pPr>
            <w:r>
              <w:rPr>
                <w:sz w:val="15"/>
              </w:rPr>
              <w:t>CSV import only for MVP.</w:t>
            </w:r>
          </w:p>
        </w:tc>
        <w:tc>
          <w:tcPr>
            <w:tcW w:w="4032" w:type="dxa"/>
          </w:tcPr>
          <w:p w:rsidR="00E36CE1" w:rsidRDefault="00000000">
            <w:pPr>
              <w:spacing w:after="0"/>
            </w:pPr>
            <w:r>
              <w:rPr>
                <w:sz w:val="15"/>
              </w:rPr>
              <w:t>Avoids uncontrolled industrial integration complexity.</w:t>
            </w:r>
          </w:p>
        </w:tc>
      </w:tr>
      <w:tr w:rsidR="00E36CE1">
        <w:trPr>
          <w:jc w:val="center"/>
        </w:trPr>
        <w:tc>
          <w:tcPr>
            <w:tcW w:w="2304" w:type="dxa"/>
          </w:tcPr>
          <w:p w:rsidR="00E36CE1" w:rsidRDefault="00000000">
            <w:pPr>
              <w:spacing w:after="0"/>
            </w:pPr>
            <w:r>
              <w:rPr>
                <w:sz w:val="15"/>
              </w:rPr>
              <w:t>Deployment</w:t>
            </w:r>
          </w:p>
        </w:tc>
        <w:tc>
          <w:tcPr>
            <w:tcW w:w="4320" w:type="dxa"/>
          </w:tcPr>
          <w:p w:rsidR="00E36CE1" w:rsidRDefault="00000000">
            <w:pPr>
              <w:spacing w:after="0"/>
            </w:pPr>
            <w:r>
              <w:rPr>
                <w:sz w:val="15"/>
              </w:rPr>
              <w:t>Docker Compose with frontend, backend and PostgreSQL.</w:t>
            </w:r>
          </w:p>
        </w:tc>
        <w:tc>
          <w:tcPr>
            <w:tcW w:w="4032" w:type="dxa"/>
          </w:tcPr>
          <w:p w:rsidR="00E36CE1" w:rsidRDefault="00000000">
            <w:pPr>
              <w:spacing w:after="0"/>
            </w:pPr>
            <w:r>
              <w:rPr>
                <w:sz w:val="15"/>
              </w:rPr>
              <w:t>Simple enough for pilot use and developer reproduction.</w:t>
            </w:r>
          </w:p>
        </w:tc>
      </w:tr>
    </w:tbl>
    <w:p w:rsidR="00E36CE1" w:rsidRDefault="00E36CE1"/>
    <w:p w:rsidR="00E36CE1" w:rsidRDefault="00000000">
      <w:r>
        <w:br w:type="page"/>
      </w:r>
    </w:p>
    <w:p w:rsidR="00E36CE1" w:rsidRDefault="00000000">
      <w:pPr>
        <w:pStyle w:val="Heading1"/>
      </w:pPr>
      <w:r>
        <w:rPr>
          <w:color w:val="1F4E79"/>
        </w:rPr>
        <w:t>2. Industrial Context and Local Fit</w:t>
      </w:r>
    </w:p>
    <w:p w:rsidR="00E36CE1" w:rsidRDefault="00000000">
      <w:r>
        <w:t>Vorarlberg is an industrial region with a high share of value creation from manufacturing, construction and energy. This makes a factory data, energy and maintenance platform locally relevant rather than a generic software exercise with a logo stapled to it.</w:t>
      </w:r>
    </w:p>
    <w:p w:rsidR="00E36CE1" w:rsidRDefault="00000000">
      <w:r>
        <w:t>The target companies are manufacturing SMEs and industrial suppliers that already collect operational data but often keep it in fragmented spreadsheets, ERP exports, energy invoices, machine logs and maintenance notes. WerkPilot VLBG addresses this gap by creating one structured, auditable and explainable layer between raw operational data and management decisions.</w:t>
      </w:r>
    </w:p>
    <w:p w:rsidR="00E36CE1" w:rsidRDefault="00000000">
      <w:r>
        <w:t>The local context also favors pragmatic digitalization. Digital Factory Vorarlberg focuses on data collection, data organization and AI-based evaluation for companies, while regional research such as AI4GREEN focuses on potential savings in energy, resources and greenhouse gas emissions through AI-based production process optimization. The proposed MVP therefore fits the regional industrial and research direction without pretending to reinvent the factory from a laptop.</w:t>
      </w:r>
    </w:p>
    <w:p w:rsidR="00E36CE1" w:rsidRDefault="00000000">
      <w:r>
        <w:t>The first product version shall be suitable for demonstration to companies in sectors such as machinery, metal processing, furniture fittings, plastics and packaging, textiles, food and beverage production, logistics equipment and electronics manufacturing. The data model is deliberately generic: machines, production lines, shifts, product batches, energy measurements, downtime records, scrap quantities and maintenance actions.</w:t>
      </w:r>
    </w:p>
    <w:p w:rsidR="00E36CE1" w:rsidRDefault="00000000">
      <w:pPr>
        <w:pStyle w:val="Heading2"/>
      </w:pPr>
      <w:r>
        <w:t>2.1 Target Industry Fit</w:t>
      </w:r>
    </w:p>
    <w:tbl>
      <w:tblPr>
        <w:tblStyle w:val="TableGrid"/>
        <w:tblW w:w="0" w:type="auto"/>
        <w:jc w:val="center"/>
        <w:tblLook w:val="04A0" w:firstRow="1" w:lastRow="0" w:firstColumn="1" w:lastColumn="0" w:noHBand="0" w:noVBand="1"/>
      </w:tblPr>
      <w:tblGrid>
        <w:gridCol w:w="2385"/>
        <w:gridCol w:w="3792"/>
        <w:gridCol w:w="3822"/>
      </w:tblGrid>
      <w:tr w:rsidR="00E36CE1">
        <w:trPr>
          <w:tblHeader/>
          <w:jc w:val="center"/>
        </w:trPr>
        <w:tc>
          <w:tcPr>
            <w:tcW w:w="2448" w:type="dxa"/>
            <w:shd w:val="clear" w:color="auto" w:fill="D9EAF7"/>
          </w:tcPr>
          <w:p w:rsidR="00E36CE1" w:rsidRDefault="00000000">
            <w:pPr>
              <w:spacing w:after="0"/>
            </w:pPr>
            <w:r>
              <w:rPr>
                <w:b/>
                <w:sz w:val="15"/>
              </w:rPr>
              <w:t>Industry segment</w:t>
            </w:r>
          </w:p>
        </w:tc>
        <w:tc>
          <w:tcPr>
            <w:tcW w:w="4032" w:type="dxa"/>
            <w:shd w:val="clear" w:color="auto" w:fill="D9EAF7"/>
          </w:tcPr>
          <w:p w:rsidR="00E36CE1" w:rsidRDefault="00000000">
            <w:pPr>
              <w:spacing w:after="0"/>
            </w:pPr>
            <w:r>
              <w:rPr>
                <w:b/>
                <w:sz w:val="15"/>
              </w:rPr>
              <w:t>Relevant pain points</w:t>
            </w:r>
          </w:p>
        </w:tc>
        <w:tc>
          <w:tcPr>
            <w:tcW w:w="4032" w:type="dxa"/>
            <w:shd w:val="clear" w:color="auto" w:fill="D9EAF7"/>
          </w:tcPr>
          <w:p w:rsidR="00E36CE1" w:rsidRDefault="00000000">
            <w:pPr>
              <w:spacing w:after="0"/>
            </w:pPr>
            <w:r>
              <w:rPr>
                <w:b/>
                <w:sz w:val="15"/>
              </w:rPr>
              <w:t>WerkPilot response</w:t>
            </w:r>
          </w:p>
        </w:tc>
      </w:tr>
      <w:tr w:rsidR="00E36CE1">
        <w:trPr>
          <w:jc w:val="center"/>
        </w:trPr>
        <w:tc>
          <w:tcPr>
            <w:tcW w:w="2448" w:type="dxa"/>
          </w:tcPr>
          <w:p w:rsidR="00E36CE1" w:rsidRDefault="00000000">
            <w:pPr>
              <w:spacing w:after="0"/>
            </w:pPr>
            <w:r>
              <w:rPr>
                <w:sz w:val="15"/>
              </w:rPr>
              <w:t>Metal and machinery</w:t>
            </w:r>
          </w:p>
        </w:tc>
        <w:tc>
          <w:tcPr>
            <w:tcW w:w="4032" w:type="dxa"/>
          </w:tcPr>
          <w:p w:rsidR="00E36CE1" w:rsidRDefault="00000000">
            <w:pPr>
              <w:spacing w:after="0"/>
            </w:pPr>
            <w:r>
              <w:rPr>
                <w:sz w:val="15"/>
              </w:rPr>
              <w:t>Machine downtime, energy-intensive equipment, planned maintenance delays.</w:t>
            </w:r>
          </w:p>
        </w:tc>
        <w:tc>
          <w:tcPr>
            <w:tcW w:w="4032" w:type="dxa"/>
          </w:tcPr>
          <w:p w:rsidR="00E36CE1" w:rsidRDefault="00000000">
            <w:pPr>
              <w:spacing w:after="0"/>
            </w:pPr>
            <w:r>
              <w:rPr>
                <w:sz w:val="15"/>
              </w:rPr>
              <w:t>Downtime tracking, energy per machine, maintenance recommendations.</w:t>
            </w:r>
          </w:p>
        </w:tc>
      </w:tr>
      <w:tr w:rsidR="00E36CE1">
        <w:trPr>
          <w:jc w:val="center"/>
        </w:trPr>
        <w:tc>
          <w:tcPr>
            <w:tcW w:w="2448" w:type="dxa"/>
          </w:tcPr>
          <w:p w:rsidR="00E36CE1" w:rsidRDefault="00000000">
            <w:pPr>
              <w:spacing w:after="0"/>
            </w:pPr>
            <w:r>
              <w:rPr>
                <w:sz w:val="15"/>
              </w:rPr>
              <w:t>Furniture fittings and precision parts</w:t>
            </w:r>
          </w:p>
        </w:tc>
        <w:tc>
          <w:tcPr>
            <w:tcW w:w="4032" w:type="dxa"/>
          </w:tcPr>
          <w:p w:rsidR="00E36CE1" w:rsidRDefault="00000000">
            <w:pPr>
              <w:spacing w:after="0"/>
            </w:pPr>
            <w:r>
              <w:rPr>
                <w:sz w:val="15"/>
              </w:rPr>
              <w:t>High production volume, quality defects, scrap patterns.</w:t>
            </w:r>
          </w:p>
        </w:tc>
        <w:tc>
          <w:tcPr>
            <w:tcW w:w="4032" w:type="dxa"/>
          </w:tcPr>
          <w:p w:rsidR="00E36CE1" w:rsidRDefault="00000000">
            <w:pPr>
              <w:spacing w:after="0"/>
            </w:pPr>
            <w:r>
              <w:rPr>
                <w:sz w:val="15"/>
              </w:rPr>
              <w:t>Scrap rate KPIs, batch-level traceability and anomaly detection.</w:t>
            </w:r>
          </w:p>
        </w:tc>
      </w:tr>
      <w:tr w:rsidR="00E36CE1">
        <w:trPr>
          <w:jc w:val="center"/>
        </w:trPr>
        <w:tc>
          <w:tcPr>
            <w:tcW w:w="2448" w:type="dxa"/>
          </w:tcPr>
          <w:p w:rsidR="00E36CE1" w:rsidRDefault="00000000">
            <w:pPr>
              <w:spacing w:after="0"/>
            </w:pPr>
            <w:r>
              <w:rPr>
                <w:sz w:val="15"/>
              </w:rPr>
              <w:t>Plastics and packaging</w:t>
            </w:r>
          </w:p>
        </w:tc>
        <w:tc>
          <w:tcPr>
            <w:tcW w:w="4032" w:type="dxa"/>
          </w:tcPr>
          <w:p w:rsidR="00E36CE1" w:rsidRDefault="00000000">
            <w:pPr>
              <w:spacing w:after="0"/>
            </w:pPr>
            <w:r>
              <w:rPr>
                <w:sz w:val="15"/>
              </w:rPr>
              <w:t>Material waste, machine energy peaks, line efficiency loss.</w:t>
            </w:r>
          </w:p>
        </w:tc>
        <w:tc>
          <w:tcPr>
            <w:tcW w:w="4032" w:type="dxa"/>
          </w:tcPr>
          <w:p w:rsidR="00E36CE1" w:rsidRDefault="00000000">
            <w:pPr>
              <w:spacing w:after="0"/>
            </w:pPr>
            <w:r>
              <w:rPr>
                <w:sz w:val="15"/>
              </w:rPr>
              <w:t>Energy per produced unit and abnormal consumption alerts.</w:t>
            </w:r>
          </w:p>
        </w:tc>
      </w:tr>
      <w:tr w:rsidR="00E36CE1">
        <w:trPr>
          <w:jc w:val="center"/>
        </w:trPr>
        <w:tc>
          <w:tcPr>
            <w:tcW w:w="2448" w:type="dxa"/>
          </w:tcPr>
          <w:p w:rsidR="00E36CE1" w:rsidRDefault="00000000">
            <w:pPr>
              <w:spacing w:after="0"/>
            </w:pPr>
            <w:r>
              <w:rPr>
                <w:sz w:val="15"/>
              </w:rPr>
              <w:t>Textiles</w:t>
            </w:r>
          </w:p>
        </w:tc>
        <w:tc>
          <w:tcPr>
            <w:tcW w:w="4032" w:type="dxa"/>
          </w:tcPr>
          <w:p w:rsidR="00E36CE1" w:rsidRDefault="00000000">
            <w:pPr>
              <w:spacing w:after="0"/>
            </w:pPr>
            <w:r>
              <w:rPr>
                <w:sz w:val="15"/>
              </w:rPr>
              <w:t>Resource use, shift differences, recurring process losses.</w:t>
            </w:r>
          </w:p>
        </w:tc>
        <w:tc>
          <w:tcPr>
            <w:tcW w:w="4032" w:type="dxa"/>
          </w:tcPr>
          <w:p w:rsidR="00E36CE1" w:rsidRDefault="00000000">
            <w:pPr>
              <w:spacing w:after="0"/>
            </w:pPr>
            <w:r>
              <w:rPr>
                <w:sz w:val="15"/>
              </w:rPr>
              <w:t>Shift comparison, production efficiency and monthly reports.</w:t>
            </w:r>
          </w:p>
        </w:tc>
      </w:tr>
      <w:tr w:rsidR="00E36CE1">
        <w:trPr>
          <w:jc w:val="center"/>
        </w:trPr>
        <w:tc>
          <w:tcPr>
            <w:tcW w:w="2448" w:type="dxa"/>
          </w:tcPr>
          <w:p w:rsidR="00E36CE1" w:rsidRDefault="00000000">
            <w:pPr>
              <w:spacing w:after="0"/>
            </w:pPr>
            <w:r>
              <w:rPr>
                <w:sz w:val="15"/>
              </w:rPr>
              <w:t>Food and beverage</w:t>
            </w:r>
          </w:p>
        </w:tc>
        <w:tc>
          <w:tcPr>
            <w:tcW w:w="4032" w:type="dxa"/>
          </w:tcPr>
          <w:p w:rsidR="00E36CE1" w:rsidRDefault="00000000">
            <w:pPr>
              <w:spacing w:after="0"/>
            </w:pPr>
            <w:r>
              <w:rPr>
                <w:sz w:val="15"/>
              </w:rPr>
              <w:t>Batch processes, cleaning downtime, refrigeration energy.</w:t>
            </w:r>
          </w:p>
        </w:tc>
        <w:tc>
          <w:tcPr>
            <w:tcW w:w="4032" w:type="dxa"/>
          </w:tcPr>
          <w:p w:rsidR="00E36CE1" w:rsidRDefault="00000000">
            <w:pPr>
              <w:spacing w:after="0"/>
            </w:pPr>
            <w:r>
              <w:rPr>
                <w:sz w:val="15"/>
              </w:rPr>
              <w:t>Batch import, downtime categorization and energy trend reporting.</w:t>
            </w:r>
          </w:p>
        </w:tc>
      </w:tr>
      <w:tr w:rsidR="00E36CE1">
        <w:trPr>
          <w:jc w:val="center"/>
        </w:trPr>
        <w:tc>
          <w:tcPr>
            <w:tcW w:w="2448" w:type="dxa"/>
          </w:tcPr>
          <w:p w:rsidR="00E36CE1" w:rsidRDefault="00000000">
            <w:pPr>
              <w:spacing w:after="0"/>
            </w:pPr>
            <w:r>
              <w:rPr>
                <w:sz w:val="15"/>
              </w:rPr>
              <w:t>Logistics/warehousing</w:t>
            </w:r>
          </w:p>
        </w:tc>
        <w:tc>
          <w:tcPr>
            <w:tcW w:w="4032" w:type="dxa"/>
          </w:tcPr>
          <w:p w:rsidR="00E36CE1" w:rsidRDefault="00000000">
            <w:pPr>
              <w:spacing w:after="0"/>
            </w:pPr>
            <w:r>
              <w:rPr>
                <w:sz w:val="15"/>
              </w:rPr>
              <w:t>Equipment availability, charging energy, process delays.</w:t>
            </w:r>
          </w:p>
        </w:tc>
        <w:tc>
          <w:tcPr>
            <w:tcW w:w="4032" w:type="dxa"/>
          </w:tcPr>
          <w:p w:rsidR="00E36CE1" w:rsidRDefault="00000000">
            <w:pPr>
              <w:spacing w:after="0"/>
            </w:pPr>
            <w:r>
              <w:rPr>
                <w:sz w:val="15"/>
              </w:rPr>
              <w:t>Asset status, downtime reasons and maintenance ticketing.</w:t>
            </w:r>
          </w:p>
        </w:tc>
      </w:tr>
    </w:tbl>
    <w:p w:rsidR="00E36CE1" w:rsidRDefault="00E36CE1"/>
    <w:p w:rsidR="00E36CE1" w:rsidRDefault="00000000">
      <w:pPr>
        <w:pStyle w:val="Heading2"/>
      </w:pPr>
      <w:r>
        <w:t>2.2 Positioning Statement</w:t>
      </w:r>
    </w:p>
    <w:p w:rsidR="00E36CE1" w:rsidRDefault="00000000">
      <w:r>
        <w:t>WerkPilot VLBG shall be positioned as a pilot-ready operational data platform for identifying avoidable waste in energy consumption, machine availability and production quality. It shall not be positioned as a full MES, ERP, SCADA, CMMS, EMS, digital twin, or autonomous optimization system.</w:t>
      </w:r>
    </w:p>
    <w:p w:rsidR="00E36CE1" w:rsidRDefault="00000000">
      <w:r>
        <w:br w:type="page"/>
      </w:r>
    </w:p>
    <w:p w:rsidR="00E36CE1" w:rsidRDefault="00000000">
      <w:pPr>
        <w:pStyle w:val="Heading1"/>
      </w:pPr>
      <w:r>
        <w:rPr>
          <w:color w:val="1F4E79"/>
        </w:rPr>
        <w:t>3. Fixed Product Decisions</w:t>
      </w:r>
    </w:p>
    <w:p w:rsidR="00E36CE1" w:rsidRDefault="00000000">
      <w:r>
        <w:t>The following decisions are mandatory. Developers shall implement the project exactly according to these decisions unless a written change request is approved. This section exists because “we can also do it another way” is how a clean MVP turns into a museum of abandoned branches.</w:t>
      </w:r>
    </w:p>
    <w:tbl>
      <w:tblPr>
        <w:tblStyle w:val="TableGrid"/>
        <w:tblW w:w="0" w:type="auto"/>
        <w:jc w:val="center"/>
        <w:tblLook w:val="04A0" w:firstRow="1" w:lastRow="0" w:firstColumn="1" w:lastColumn="0" w:noHBand="0" w:noVBand="1"/>
      </w:tblPr>
      <w:tblGrid>
        <w:gridCol w:w="2199"/>
        <w:gridCol w:w="4041"/>
        <w:gridCol w:w="3759"/>
      </w:tblGrid>
      <w:tr w:rsidR="00E36CE1">
        <w:trPr>
          <w:tblHeader/>
          <w:jc w:val="center"/>
        </w:trPr>
        <w:tc>
          <w:tcPr>
            <w:tcW w:w="2304" w:type="dxa"/>
            <w:shd w:val="clear" w:color="auto" w:fill="D9EAF7"/>
          </w:tcPr>
          <w:p w:rsidR="00E36CE1" w:rsidRDefault="00000000">
            <w:pPr>
              <w:spacing w:after="0"/>
            </w:pPr>
            <w:r>
              <w:rPr>
                <w:b/>
                <w:sz w:val="15"/>
              </w:rPr>
              <w:t>Area</w:t>
            </w:r>
          </w:p>
        </w:tc>
        <w:tc>
          <w:tcPr>
            <w:tcW w:w="4320" w:type="dxa"/>
            <w:shd w:val="clear" w:color="auto" w:fill="D9EAF7"/>
          </w:tcPr>
          <w:p w:rsidR="00E36CE1" w:rsidRDefault="00000000">
            <w:pPr>
              <w:spacing w:after="0"/>
            </w:pPr>
            <w:r>
              <w:rPr>
                <w:b/>
                <w:sz w:val="15"/>
              </w:rPr>
              <w:t>Mandatory decision</w:t>
            </w:r>
          </w:p>
        </w:tc>
        <w:tc>
          <w:tcPr>
            <w:tcW w:w="4032" w:type="dxa"/>
            <w:shd w:val="clear" w:color="auto" w:fill="D9EAF7"/>
          </w:tcPr>
          <w:p w:rsidR="00E36CE1" w:rsidRDefault="00000000">
            <w:pPr>
              <w:spacing w:after="0"/>
            </w:pPr>
            <w:r>
              <w:rPr>
                <w:b/>
                <w:sz w:val="15"/>
              </w:rPr>
              <w:t>Rationale / constraint</w:t>
            </w:r>
          </w:p>
        </w:tc>
      </w:tr>
      <w:tr w:rsidR="00E36CE1">
        <w:trPr>
          <w:jc w:val="center"/>
        </w:trPr>
        <w:tc>
          <w:tcPr>
            <w:tcW w:w="2304" w:type="dxa"/>
          </w:tcPr>
          <w:p w:rsidR="00E36CE1" w:rsidRDefault="00000000">
            <w:pPr>
              <w:spacing w:after="0"/>
            </w:pPr>
            <w:r>
              <w:rPr>
                <w:sz w:val="15"/>
              </w:rPr>
              <w:t>Backend runtime</w:t>
            </w:r>
          </w:p>
        </w:tc>
        <w:tc>
          <w:tcPr>
            <w:tcW w:w="4320" w:type="dxa"/>
          </w:tcPr>
          <w:p w:rsidR="00E36CE1" w:rsidRDefault="00000000">
            <w:pPr>
              <w:spacing w:after="0"/>
            </w:pPr>
            <w:r>
              <w:rPr>
                <w:sz w:val="15"/>
              </w:rPr>
              <w:t>Java 25 LTS on Eclipse Temurin or equivalent OpenJDK distribution.</w:t>
            </w:r>
          </w:p>
        </w:tc>
        <w:tc>
          <w:tcPr>
            <w:tcW w:w="4032" w:type="dxa"/>
          </w:tcPr>
          <w:p w:rsidR="00E36CE1" w:rsidRDefault="00000000">
            <w:pPr>
              <w:spacing w:after="0"/>
            </w:pPr>
            <w:r>
              <w:rPr>
                <w:sz w:val="15"/>
              </w:rPr>
              <w:t>Use one LTS runtime consistently across development, CI and Docker.</w:t>
            </w:r>
          </w:p>
        </w:tc>
      </w:tr>
      <w:tr w:rsidR="00E36CE1">
        <w:trPr>
          <w:jc w:val="center"/>
        </w:trPr>
        <w:tc>
          <w:tcPr>
            <w:tcW w:w="2304" w:type="dxa"/>
          </w:tcPr>
          <w:p w:rsidR="00E36CE1" w:rsidRDefault="00000000">
            <w:pPr>
              <w:spacing w:after="0"/>
            </w:pPr>
            <w:r>
              <w:rPr>
                <w:sz w:val="15"/>
              </w:rPr>
              <w:t>Backend framework</w:t>
            </w:r>
          </w:p>
        </w:tc>
        <w:tc>
          <w:tcPr>
            <w:tcW w:w="4320" w:type="dxa"/>
          </w:tcPr>
          <w:p w:rsidR="00E36CE1" w:rsidRDefault="00000000">
            <w:pPr>
              <w:spacing w:after="0"/>
            </w:pPr>
            <w:r>
              <w:rPr>
                <w:sz w:val="15"/>
              </w:rPr>
              <w:t>Spring Boot 4.1.x, Spring Framework 7.x, Spring Security, Spring Data JPA, Spring Validation, Spring Actuator.</w:t>
            </w:r>
          </w:p>
        </w:tc>
        <w:tc>
          <w:tcPr>
            <w:tcW w:w="4032" w:type="dxa"/>
          </w:tcPr>
          <w:p w:rsidR="00E36CE1" w:rsidRDefault="00000000">
            <w:pPr>
              <w:spacing w:after="0"/>
            </w:pPr>
            <w:r>
              <w:rPr>
                <w:sz w:val="15"/>
              </w:rPr>
              <w:t>Enterprise Java baseline with mature operational features.</w:t>
            </w:r>
          </w:p>
        </w:tc>
      </w:tr>
      <w:tr w:rsidR="00E36CE1">
        <w:trPr>
          <w:jc w:val="center"/>
        </w:trPr>
        <w:tc>
          <w:tcPr>
            <w:tcW w:w="2304" w:type="dxa"/>
          </w:tcPr>
          <w:p w:rsidR="00E36CE1" w:rsidRDefault="00000000">
            <w:pPr>
              <w:spacing w:after="0"/>
            </w:pPr>
            <w:r>
              <w:rPr>
                <w:sz w:val="15"/>
              </w:rPr>
              <w:t>Build tool</w:t>
            </w:r>
          </w:p>
        </w:tc>
        <w:tc>
          <w:tcPr>
            <w:tcW w:w="4320" w:type="dxa"/>
          </w:tcPr>
          <w:p w:rsidR="00E36CE1" w:rsidRDefault="00000000">
            <w:pPr>
              <w:spacing w:after="0"/>
            </w:pPr>
            <w:r>
              <w:rPr>
                <w:sz w:val="15"/>
              </w:rPr>
              <w:t>Maven Wrapper with Maven 3.9.x.</w:t>
            </w:r>
          </w:p>
        </w:tc>
        <w:tc>
          <w:tcPr>
            <w:tcW w:w="4032" w:type="dxa"/>
          </w:tcPr>
          <w:p w:rsidR="00E36CE1" w:rsidRDefault="00000000">
            <w:pPr>
              <w:spacing w:after="0"/>
            </w:pPr>
            <w:r>
              <w:rPr>
                <w:sz w:val="15"/>
              </w:rPr>
              <w:t>One reproducible build command: ./mvnw clean verify.</w:t>
            </w:r>
          </w:p>
        </w:tc>
      </w:tr>
      <w:tr w:rsidR="00E36CE1">
        <w:trPr>
          <w:jc w:val="center"/>
        </w:trPr>
        <w:tc>
          <w:tcPr>
            <w:tcW w:w="2304" w:type="dxa"/>
          </w:tcPr>
          <w:p w:rsidR="00E36CE1" w:rsidRDefault="00000000">
            <w:pPr>
              <w:spacing w:after="0"/>
            </w:pPr>
            <w:r>
              <w:rPr>
                <w:sz w:val="15"/>
              </w:rPr>
              <w:t>Java features</w:t>
            </w:r>
          </w:p>
        </w:tc>
        <w:tc>
          <w:tcPr>
            <w:tcW w:w="4320" w:type="dxa"/>
          </w:tcPr>
          <w:p w:rsidR="00E36CE1" w:rsidRDefault="00000000">
            <w:pPr>
              <w:spacing w:after="0"/>
            </w:pPr>
            <w:r>
              <w:rPr>
                <w:sz w:val="15"/>
              </w:rPr>
              <w:t>Records for DTOs; sealed interfaces where useful; virtual threads enabled for request handling; no preview features.</w:t>
            </w:r>
          </w:p>
        </w:tc>
        <w:tc>
          <w:tcPr>
            <w:tcW w:w="4032" w:type="dxa"/>
          </w:tcPr>
          <w:p w:rsidR="00E36CE1" w:rsidRDefault="00000000">
            <w:pPr>
              <w:spacing w:after="0"/>
            </w:pPr>
            <w:r>
              <w:rPr>
                <w:sz w:val="15"/>
              </w:rPr>
              <w:t>Use stable Java 25 capabilities without experimental compilation flags.</w:t>
            </w:r>
          </w:p>
        </w:tc>
      </w:tr>
      <w:tr w:rsidR="00E36CE1">
        <w:trPr>
          <w:jc w:val="center"/>
        </w:trPr>
        <w:tc>
          <w:tcPr>
            <w:tcW w:w="2304" w:type="dxa"/>
          </w:tcPr>
          <w:p w:rsidR="00E36CE1" w:rsidRDefault="00000000">
            <w:pPr>
              <w:spacing w:after="0"/>
            </w:pPr>
            <w:r>
              <w:rPr>
                <w:sz w:val="15"/>
              </w:rPr>
              <w:t>Persistence</w:t>
            </w:r>
          </w:p>
        </w:tc>
        <w:tc>
          <w:tcPr>
            <w:tcW w:w="4320" w:type="dxa"/>
          </w:tcPr>
          <w:p w:rsidR="00E36CE1" w:rsidRDefault="00000000">
            <w:pPr>
              <w:spacing w:after="0"/>
            </w:pPr>
            <w:r>
              <w:rPr>
                <w:sz w:val="15"/>
              </w:rPr>
              <w:t>PostgreSQL with Liquibase migrations and Spring Data JPA.</w:t>
            </w:r>
          </w:p>
        </w:tc>
        <w:tc>
          <w:tcPr>
            <w:tcW w:w="4032" w:type="dxa"/>
          </w:tcPr>
          <w:p w:rsidR="00E36CE1" w:rsidRDefault="00000000">
            <w:pPr>
              <w:spacing w:after="0"/>
            </w:pPr>
            <w:r>
              <w:rPr>
                <w:sz w:val="15"/>
              </w:rPr>
              <w:t>Versioned schema and reliable relational model.</w:t>
            </w:r>
          </w:p>
        </w:tc>
      </w:tr>
      <w:tr w:rsidR="00E36CE1">
        <w:trPr>
          <w:jc w:val="center"/>
        </w:trPr>
        <w:tc>
          <w:tcPr>
            <w:tcW w:w="2304" w:type="dxa"/>
          </w:tcPr>
          <w:p w:rsidR="00E36CE1" w:rsidRDefault="00000000">
            <w:pPr>
              <w:spacing w:after="0"/>
            </w:pPr>
            <w:r>
              <w:rPr>
                <w:sz w:val="15"/>
              </w:rPr>
              <w:t>Frontend</w:t>
            </w:r>
          </w:p>
        </w:tc>
        <w:tc>
          <w:tcPr>
            <w:tcW w:w="4320" w:type="dxa"/>
          </w:tcPr>
          <w:p w:rsidR="00E36CE1" w:rsidRDefault="00000000">
            <w:pPr>
              <w:spacing w:after="0"/>
            </w:pPr>
            <w:r>
              <w:rPr>
                <w:sz w:val="15"/>
              </w:rPr>
              <w:t>React + TypeScript with Vite.</w:t>
            </w:r>
          </w:p>
        </w:tc>
        <w:tc>
          <w:tcPr>
            <w:tcW w:w="4032" w:type="dxa"/>
          </w:tcPr>
          <w:p w:rsidR="00E36CE1" w:rsidRDefault="00000000">
            <w:pPr>
              <w:spacing w:after="0"/>
            </w:pPr>
            <w:r>
              <w:rPr>
                <w:sz w:val="15"/>
              </w:rPr>
              <w:t>Clear browser dashboard with typed API integration.</w:t>
            </w:r>
          </w:p>
        </w:tc>
      </w:tr>
      <w:tr w:rsidR="00E36CE1">
        <w:trPr>
          <w:jc w:val="center"/>
        </w:trPr>
        <w:tc>
          <w:tcPr>
            <w:tcW w:w="2304" w:type="dxa"/>
          </w:tcPr>
          <w:p w:rsidR="00E36CE1" w:rsidRDefault="00000000">
            <w:pPr>
              <w:spacing w:after="0"/>
            </w:pPr>
            <w:r>
              <w:rPr>
                <w:sz w:val="15"/>
              </w:rPr>
              <w:t>API style</w:t>
            </w:r>
          </w:p>
        </w:tc>
        <w:tc>
          <w:tcPr>
            <w:tcW w:w="4320" w:type="dxa"/>
          </w:tcPr>
          <w:p w:rsidR="00E36CE1" w:rsidRDefault="00000000">
            <w:pPr>
              <w:spacing w:after="0"/>
            </w:pPr>
            <w:r>
              <w:rPr>
                <w:sz w:val="15"/>
              </w:rPr>
              <w:t>REST JSON over HTTP; OpenAPI generated specification.</w:t>
            </w:r>
          </w:p>
        </w:tc>
        <w:tc>
          <w:tcPr>
            <w:tcW w:w="4032" w:type="dxa"/>
          </w:tcPr>
          <w:p w:rsidR="00E36CE1" w:rsidRDefault="00000000">
            <w:pPr>
              <w:spacing w:after="0"/>
            </w:pPr>
            <w:r>
              <w:rPr>
                <w:sz w:val="15"/>
              </w:rPr>
              <w:t>Simple for frontend, testing and future integration.</w:t>
            </w:r>
          </w:p>
        </w:tc>
      </w:tr>
      <w:tr w:rsidR="00E36CE1">
        <w:trPr>
          <w:jc w:val="center"/>
        </w:trPr>
        <w:tc>
          <w:tcPr>
            <w:tcW w:w="2304" w:type="dxa"/>
          </w:tcPr>
          <w:p w:rsidR="00E36CE1" w:rsidRDefault="00000000">
            <w:pPr>
              <w:spacing w:after="0"/>
            </w:pPr>
            <w:r>
              <w:rPr>
                <w:sz w:val="15"/>
              </w:rPr>
              <w:t>Authentication</w:t>
            </w:r>
          </w:p>
        </w:tc>
        <w:tc>
          <w:tcPr>
            <w:tcW w:w="4320" w:type="dxa"/>
          </w:tcPr>
          <w:p w:rsidR="00E36CE1" w:rsidRDefault="00000000">
            <w:pPr>
              <w:spacing w:after="0"/>
            </w:pPr>
            <w:r>
              <w:rPr>
                <w:sz w:val="15"/>
              </w:rPr>
              <w:t>JWT access token and refresh token issued by backend.</w:t>
            </w:r>
          </w:p>
        </w:tc>
        <w:tc>
          <w:tcPr>
            <w:tcW w:w="4032" w:type="dxa"/>
          </w:tcPr>
          <w:p w:rsidR="00E36CE1" w:rsidRDefault="00000000">
            <w:pPr>
              <w:spacing w:after="0"/>
            </w:pPr>
            <w:r>
              <w:rPr>
                <w:sz w:val="15"/>
              </w:rPr>
              <w:t>No external identity provider in MVP.</w:t>
            </w:r>
          </w:p>
        </w:tc>
      </w:tr>
      <w:tr w:rsidR="00E36CE1">
        <w:trPr>
          <w:jc w:val="center"/>
        </w:trPr>
        <w:tc>
          <w:tcPr>
            <w:tcW w:w="2304" w:type="dxa"/>
          </w:tcPr>
          <w:p w:rsidR="00E36CE1" w:rsidRDefault="00000000">
            <w:pPr>
              <w:spacing w:after="0"/>
            </w:pPr>
            <w:r>
              <w:rPr>
                <w:sz w:val="15"/>
              </w:rPr>
              <w:t>Authorization</w:t>
            </w:r>
          </w:p>
        </w:tc>
        <w:tc>
          <w:tcPr>
            <w:tcW w:w="4320" w:type="dxa"/>
          </w:tcPr>
          <w:p w:rsidR="00E36CE1" w:rsidRDefault="00000000">
            <w:pPr>
              <w:spacing w:after="0"/>
            </w:pPr>
            <w:r>
              <w:rPr>
                <w:sz w:val="15"/>
              </w:rPr>
              <w:t>Role-based access control enforced in backend.</w:t>
            </w:r>
          </w:p>
        </w:tc>
        <w:tc>
          <w:tcPr>
            <w:tcW w:w="4032" w:type="dxa"/>
          </w:tcPr>
          <w:p w:rsidR="00E36CE1" w:rsidRDefault="00000000">
            <w:pPr>
              <w:spacing w:after="0"/>
            </w:pPr>
            <w:r>
              <w:rPr>
                <w:sz w:val="15"/>
              </w:rPr>
              <w:t>UI hiding is not security, despite humanity repeatedly trying it.</w:t>
            </w:r>
          </w:p>
        </w:tc>
      </w:tr>
      <w:tr w:rsidR="00E36CE1">
        <w:trPr>
          <w:jc w:val="center"/>
        </w:trPr>
        <w:tc>
          <w:tcPr>
            <w:tcW w:w="2304" w:type="dxa"/>
          </w:tcPr>
          <w:p w:rsidR="00E36CE1" w:rsidRDefault="00000000">
            <w:pPr>
              <w:spacing w:after="0"/>
            </w:pPr>
            <w:r>
              <w:rPr>
                <w:sz w:val="15"/>
              </w:rPr>
              <w:t>AI/analytics</w:t>
            </w:r>
          </w:p>
        </w:tc>
        <w:tc>
          <w:tcPr>
            <w:tcW w:w="4320" w:type="dxa"/>
          </w:tcPr>
          <w:p w:rsidR="00E36CE1" w:rsidRDefault="00000000">
            <w:pPr>
              <w:spacing w:after="0"/>
            </w:pPr>
            <w:r>
              <w:rPr>
                <w:sz w:val="15"/>
              </w:rPr>
              <w:t>Java services implementing formulas, z-score anomaly detection, thresholds and recommendation templates.</w:t>
            </w:r>
          </w:p>
        </w:tc>
        <w:tc>
          <w:tcPr>
            <w:tcW w:w="4032" w:type="dxa"/>
          </w:tcPr>
          <w:p w:rsidR="00E36CE1" w:rsidRDefault="00000000">
            <w:pPr>
              <w:spacing w:after="0"/>
            </w:pPr>
            <w:r>
              <w:rPr>
                <w:sz w:val="15"/>
              </w:rPr>
              <w:t>No Python analytics service in MVP.</w:t>
            </w:r>
          </w:p>
        </w:tc>
      </w:tr>
      <w:tr w:rsidR="00E36CE1">
        <w:trPr>
          <w:jc w:val="center"/>
        </w:trPr>
        <w:tc>
          <w:tcPr>
            <w:tcW w:w="2304" w:type="dxa"/>
          </w:tcPr>
          <w:p w:rsidR="00E36CE1" w:rsidRDefault="00000000">
            <w:pPr>
              <w:spacing w:after="0"/>
            </w:pPr>
            <w:r>
              <w:rPr>
                <w:sz w:val="15"/>
              </w:rPr>
              <w:t>Data ingestion</w:t>
            </w:r>
          </w:p>
        </w:tc>
        <w:tc>
          <w:tcPr>
            <w:tcW w:w="4320" w:type="dxa"/>
          </w:tcPr>
          <w:p w:rsidR="00E36CE1" w:rsidRDefault="00000000">
            <w:pPr>
              <w:spacing w:after="0"/>
            </w:pPr>
            <w:r>
              <w:rPr>
                <w:sz w:val="15"/>
              </w:rPr>
              <w:t>CSV upload through the web UI and REST API.</w:t>
            </w:r>
          </w:p>
        </w:tc>
        <w:tc>
          <w:tcPr>
            <w:tcW w:w="4032" w:type="dxa"/>
          </w:tcPr>
          <w:p w:rsidR="00E36CE1" w:rsidRDefault="00000000">
            <w:pPr>
              <w:spacing w:after="0"/>
            </w:pPr>
            <w:r>
              <w:rPr>
                <w:sz w:val="15"/>
              </w:rPr>
              <w:t>No direct ERP, OPC UA, MQTT, SAP, PLC or SCADA connectors in MVP.</w:t>
            </w:r>
          </w:p>
        </w:tc>
      </w:tr>
      <w:tr w:rsidR="00E36CE1">
        <w:trPr>
          <w:jc w:val="center"/>
        </w:trPr>
        <w:tc>
          <w:tcPr>
            <w:tcW w:w="2304" w:type="dxa"/>
          </w:tcPr>
          <w:p w:rsidR="00E36CE1" w:rsidRDefault="00000000">
            <w:pPr>
              <w:spacing w:after="0"/>
            </w:pPr>
            <w:r>
              <w:rPr>
                <w:sz w:val="15"/>
              </w:rPr>
              <w:t>Deployment</w:t>
            </w:r>
          </w:p>
        </w:tc>
        <w:tc>
          <w:tcPr>
            <w:tcW w:w="4320" w:type="dxa"/>
          </w:tcPr>
          <w:p w:rsidR="00E36CE1" w:rsidRDefault="00000000">
            <w:pPr>
              <w:spacing w:after="0"/>
            </w:pPr>
            <w:r>
              <w:rPr>
                <w:sz w:val="15"/>
              </w:rPr>
              <w:t>Docker Compose containing PostgreSQL, backend and frontend reverse-proxy.</w:t>
            </w:r>
          </w:p>
        </w:tc>
        <w:tc>
          <w:tcPr>
            <w:tcW w:w="4032" w:type="dxa"/>
          </w:tcPr>
          <w:p w:rsidR="00E36CE1" w:rsidRDefault="00000000">
            <w:pPr>
              <w:spacing w:after="0"/>
            </w:pPr>
            <w:r>
              <w:rPr>
                <w:sz w:val="15"/>
              </w:rPr>
              <w:t>Pilot deployment must be reproducible.</w:t>
            </w:r>
          </w:p>
        </w:tc>
      </w:tr>
      <w:tr w:rsidR="00E36CE1">
        <w:trPr>
          <w:jc w:val="center"/>
        </w:trPr>
        <w:tc>
          <w:tcPr>
            <w:tcW w:w="2304" w:type="dxa"/>
          </w:tcPr>
          <w:p w:rsidR="00E36CE1" w:rsidRDefault="00000000">
            <w:pPr>
              <w:spacing w:after="0"/>
            </w:pPr>
            <w:r>
              <w:rPr>
                <w:sz w:val="15"/>
              </w:rPr>
              <w:t>Audit</w:t>
            </w:r>
          </w:p>
        </w:tc>
        <w:tc>
          <w:tcPr>
            <w:tcW w:w="4320" w:type="dxa"/>
          </w:tcPr>
          <w:p w:rsidR="00E36CE1" w:rsidRDefault="00000000">
            <w:pPr>
              <w:spacing w:after="0"/>
            </w:pPr>
            <w:r>
              <w:rPr>
                <w:sz w:val="15"/>
              </w:rPr>
              <w:t>All imports, login attempts, role changes and maintenance status changes are audit-logged.</w:t>
            </w:r>
          </w:p>
        </w:tc>
        <w:tc>
          <w:tcPr>
            <w:tcW w:w="4032" w:type="dxa"/>
          </w:tcPr>
          <w:p w:rsidR="00E36CE1" w:rsidRDefault="00000000">
            <w:pPr>
              <w:spacing w:after="0"/>
            </w:pPr>
            <w:r>
              <w:rPr>
                <w:sz w:val="15"/>
              </w:rPr>
              <w:t>Industrial users need traceability.</w:t>
            </w:r>
          </w:p>
        </w:tc>
      </w:tr>
    </w:tbl>
    <w:p w:rsidR="00E36CE1" w:rsidRDefault="00E36CE1"/>
    <w:p w:rsidR="00E36CE1" w:rsidRDefault="00000000">
      <w:r>
        <w:br w:type="page"/>
      </w:r>
    </w:p>
    <w:p w:rsidR="00E36CE1" w:rsidRDefault="00000000">
      <w:pPr>
        <w:pStyle w:val="Heading1"/>
      </w:pPr>
      <w:r>
        <w:rPr>
          <w:color w:val="1F4E79"/>
        </w:rPr>
        <w:t>4. Business Objectives and KPIs</w:t>
      </w:r>
    </w:p>
    <w:p w:rsidR="00E36CE1" w:rsidRDefault="00000000">
      <w:r>
        <w:t>The product shall prove its value by making operational losses visible. The MVP is not required to prove actual savings during the first pilot, but it must provide enough evidence for a company to decide where to inspect, intervene and improve.</w:t>
      </w:r>
    </w:p>
    <w:p w:rsidR="00E36CE1" w:rsidRDefault="00000000">
      <w:pPr>
        <w:pStyle w:val="Heading2"/>
      </w:pPr>
      <w:r>
        <w:t>4.1 Business Objectives</w:t>
      </w:r>
    </w:p>
    <w:tbl>
      <w:tblPr>
        <w:tblStyle w:val="TableGrid"/>
        <w:tblW w:w="0" w:type="auto"/>
        <w:jc w:val="center"/>
        <w:tblLook w:val="04A0" w:firstRow="1" w:lastRow="0" w:firstColumn="1" w:lastColumn="0" w:noHBand="0" w:noVBand="1"/>
      </w:tblPr>
      <w:tblGrid>
        <w:gridCol w:w="1265"/>
        <w:gridCol w:w="5824"/>
        <w:gridCol w:w="2910"/>
      </w:tblGrid>
      <w:tr w:rsidR="00E36CE1">
        <w:trPr>
          <w:tblHeader/>
          <w:jc w:val="center"/>
        </w:trPr>
        <w:tc>
          <w:tcPr>
            <w:tcW w:w="1296" w:type="dxa"/>
            <w:shd w:val="clear" w:color="auto" w:fill="D9EAF7"/>
          </w:tcPr>
          <w:p w:rsidR="00E36CE1" w:rsidRDefault="00000000">
            <w:pPr>
              <w:spacing w:after="0"/>
            </w:pPr>
            <w:r>
              <w:rPr>
                <w:b/>
                <w:sz w:val="15"/>
              </w:rPr>
              <w:t>Objective ID</w:t>
            </w:r>
          </w:p>
        </w:tc>
        <w:tc>
          <w:tcPr>
            <w:tcW w:w="6192" w:type="dxa"/>
            <w:shd w:val="clear" w:color="auto" w:fill="D9EAF7"/>
          </w:tcPr>
          <w:p w:rsidR="00E36CE1" w:rsidRDefault="00000000">
            <w:pPr>
              <w:spacing w:after="0"/>
            </w:pPr>
            <w:r>
              <w:rPr>
                <w:b/>
                <w:sz w:val="15"/>
              </w:rPr>
              <w:t>Objective</w:t>
            </w:r>
          </w:p>
        </w:tc>
        <w:tc>
          <w:tcPr>
            <w:tcW w:w="3024" w:type="dxa"/>
            <w:shd w:val="clear" w:color="auto" w:fill="D9EAF7"/>
          </w:tcPr>
          <w:p w:rsidR="00E36CE1" w:rsidRDefault="00000000">
            <w:pPr>
              <w:spacing w:after="0"/>
            </w:pPr>
            <w:r>
              <w:rPr>
                <w:b/>
                <w:sz w:val="15"/>
              </w:rPr>
              <w:t>MVP proof</w:t>
            </w:r>
          </w:p>
        </w:tc>
      </w:tr>
      <w:tr w:rsidR="00E36CE1">
        <w:trPr>
          <w:jc w:val="center"/>
        </w:trPr>
        <w:tc>
          <w:tcPr>
            <w:tcW w:w="1296" w:type="dxa"/>
          </w:tcPr>
          <w:p w:rsidR="00E36CE1" w:rsidRDefault="00000000">
            <w:pPr>
              <w:spacing w:after="0"/>
            </w:pPr>
            <w:r>
              <w:rPr>
                <w:sz w:val="15"/>
              </w:rPr>
              <w:t>BO-01</w:t>
            </w:r>
          </w:p>
        </w:tc>
        <w:tc>
          <w:tcPr>
            <w:tcW w:w="6192" w:type="dxa"/>
          </w:tcPr>
          <w:p w:rsidR="00E36CE1" w:rsidRDefault="00000000">
            <w:pPr>
              <w:spacing w:after="0"/>
            </w:pPr>
            <w:r>
              <w:rPr>
                <w:sz w:val="15"/>
              </w:rPr>
              <w:t>Give production and energy managers a shared view of machine performance.</w:t>
            </w:r>
          </w:p>
        </w:tc>
        <w:tc>
          <w:tcPr>
            <w:tcW w:w="3024" w:type="dxa"/>
          </w:tcPr>
          <w:p w:rsidR="00E36CE1" w:rsidRDefault="00000000">
            <w:pPr>
              <w:spacing w:after="0"/>
            </w:pPr>
            <w:r>
              <w:rPr>
                <w:sz w:val="15"/>
              </w:rPr>
              <w:t>Dashboard showing machine, line and shift KPIs from imported data.</w:t>
            </w:r>
          </w:p>
        </w:tc>
      </w:tr>
      <w:tr w:rsidR="00E36CE1">
        <w:trPr>
          <w:jc w:val="center"/>
        </w:trPr>
        <w:tc>
          <w:tcPr>
            <w:tcW w:w="1296" w:type="dxa"/>
          </w:tcPr>
          <w:p w:rsidR="00E36CE1" w:rsidRDefault="00000000">
            <w:pPr>
              <w:spacing w:after="0"/>
            </w:pPr>
            <w:r>
              <w:rPr>
                <w:sz w:val="15"/>
              </w:rPr>
              <w:t>BO-02</w:t>
            </w:r>
          </w:p>
        </w:tc>
        <w:tc>
          <w:tcPr>
            <w:tcW w:w="6192" w:type="dxa"/>
          </w:tcPr>
          <w:p w:rsidR="00E36CE1" w:rsidRDefault="00000000">
            <w:pPr>
              <w:spacing w:after="0"/>
            </w:pPr>
            <w:r>
              <w:rPr>
                <w:sz w:val="15"/>
              </w:rPr>
              <w:t>Identify abnormal energy consumption per machine and per produced unit.</w:t>
            </w:r>
          </w:p>
        </w:tc>
        <w:tc>
          <w:tcPr>
            <w:tcW w:w="3024" w:type="dxa"/>
          </w:tcPr>
          <w:p w:rsidR="00E36CE1" w:rsidRDefault="00000000">
            <w:pPr>
              <w:spacing w:after="0"/>
            </w:pPr>
            <w:r>
              <w:rPr>
                <w:sz w:val="15"/>
              </w:rPr>
              <w:t>Anomaly list with severity, explanation and affected period.</w:t>
            </w:r>
          </w:p>
        </w:tc>
      </w:tr>
      <w:tr w:rsidR="00E36CE1">
        <w:trPr>
          <w:jc w:val="center"/>
        </w:trPr>
        <w:tc>
          <w:tcPr>
            <w:tcW w:w="1296" w:type="dxa"/>
          </w:tcPr>
          <w:p w:rsidR="00E36CE1" w:rsidRDefault="00000000">
            <w:pPr>
              <w:spacing w:after="0"/>
            </w:pPr>
            <w:r>
              <w:rPr>
                <w:sz w:val="15"/>
              </w:rPr>
              <w:t>BO-03</w:t>
            </w:r>
          </w:p>
        </w:tc>
        <w:tc>
          <w:tcPr>
            <w:tcW w:w="6192" w:type="dxa"/>
          </w:tcPr>
          <w:p w:rsidR="00E36CE1" w:rsidRDefault="00000000">
            <w:pPr>
              <w:spacing w:after="0"/>
            </w:pPr>
            <w:r>
              <w:rPr>
                <w:sz w:val="15"/>
              </w:rPr>
              <w:t>Reveal recurring downtime and scrap patterns.</w:t>
            </w:r>
          </w:p>
        </w:tc>
        <w:tc>
          <w:tcPr>
            <w:tcW w:w="3024" w:type="dxa"/>
          </w:tcPr>
          <w:p w:rsidR="00E36CE1" w:rsidRDefault="00000000">
            <w:pPr>
              <w:spacing w:after="0"/>
            </w:pPr>
            <w:r>
              <w:rPr>
                <w:sz w:val="15"/>
              </w:rPr>
              <w:t>Pareto view by machine, line, reason and shift.</w:t>
            </w:r>
          </w:p>
        </w:tc>
      </w:tr>
      <w:tr w:rsidR="00E36CE1">
        <w:trPr>
          <w:jc w:val="center"/>
        </w:trPr>
        <w:tc>
          <w:tcPr>
            <w:tcW w:w="1296" w:type="dxa"/>
          </w:tcPr>
          <w:p w:rsidR="00E36CE1" w:rsidRDefault="00000000">
            <w:pPr>
              <w:spacing w:after="0"/>
            </w:pPr>
            <w:r>
              <w:rPr>
                <w:sz w:val="15"/>
              </w:rPr>
              <w:t>BO-04</w:t>
            </w:r>
          </w:p>
        </w:tc>
        <w:tc>
          <w:tcPr>
            <w:tcW w:w="6192" w:type="dxa"/>
          </w:tcPr>
          <w:p w:rsidR="00E36CE1" w:rsidRDefault="00000000">
            <w:pPr>
              <w:spacing w:after="0"/>
            </w:pPr>
            <w:r>
              <w:rPr>
                <w:sz w:val="15"/>
              </w:rPr>
              <w:t>Support maintenance prioritization.</w:t>
            </w:r>
          </w:p>
        </w:tc>
        <w:tc>
          <w:tcPr>
            <w:tcW w:w="3024" w:type="dxa"/>
          </w:tcPr>
          <w:p w:rsidR="00E36CE1" w:rsidRDefault="00000000">
            <w:pPr>
              <w:spacing w:after="0"/>
            </w:pPr>
            <w:r>
              <w:rPr>
                <w:sz w:val="15"/>
              </w:rPr>
              <w:t>Maintenance tickets linked to anomalies and machine history.</w:t>
            </w:r>
          </w:p>
        </w:tc>
      </w:tr>
      <w:tr w:rsidR="00E36CE1">
        <w:trPr>
          <w:jc w:val="center"/>
        </w:trPr>
        <w:tc>
          <w:tcPr>
            <w:tcW w:w="1296" w:type="dxa"/>
          </w:tcPr>
          <w:p w:rsidR="00E36CE1" w:rsidRDefault="00000000">
            <w:pPr>
              <w:spacing w:after="0"/>
            </w:pPr>
            <w:r>
              <w:rPr>
                <w:sz w:val="15"/>
              </w:rPr>
              <w:t>BO-05</w:t>
            </w:r>
          </w:p>
        </w:tc>
        <w:tc>
          <w:tcPr>
            <w:tcW w:w="6192" w:type="dxa"/>
          </w:tcPr>
          <w:p w:rsidR="00E36CE1" w:rsidRDefault="00000000">
            <w:pPr>
              <w:spacing w:after="0"/>
            </w:pPr>
            <w:r>
              <w:rPr>
                <w:sz w:val="15"/>
              </w:rPr>
              <w:t>Produce a management-ready monthly report.</w:t>
            </w:r>
          </w:p>
        </w:tc>
        <w:tc>
          <w:tcPr>
            <w:tcW w:w="3024" w:type="dxa"/>
          </w:tcPr>
          <w:p w:rsidR="00E36CE1" w:rsidRDefault="00000000">
            <w:pPr>
              <w:spacing w:after="0"/>
            </w:pPr>
            <w:r>
              <w:rPr>
                <w:sz w:val="15"/>
              </w:rPr>
              <w:t>PDF report with KPIs, charts, anomalies and recommendations.</w:t>
            </w:r>
          </w:p>
        </w:tc>
      </w:tr>
    </w:tbl>
    <w:p w:rsidR="00E36CE1" w:rsidRDefault="00E36CE1"/>
    <w:p w:rsidR="00E36CE1" w:rsidRDefault="00000000">
      <w:pPr>
        <w:pStyle w:val="Heading2"/>
      </w:pPr>
      <w:r>
        <w:t>4.2 KPI Definitions</w:t>
      </w:r>
    </w:p>
    <w:tbl>
      <w:tblPr>
        <w:tblStyle w:val="TableGrid"/>
        <w:tblW w:w="0" w:type="auto"/>
        <w:jc w:val="center"/>
        <w:tblLook w:val="04A0" w:firstRow="1" w:lastRow="0" w:firstColumn="1" w:lastColumn="0" w:noHBand="0" w:noVBand="1"/>
      </w:tblPr>
      <w:tblGrid>
        <w:gridCol w:w="1711"/>
        <w:gridCol w:w="4122"/>
        <w:gridCol w:w="2289"/>
        <w:gridCol w:w="1877"/>
      </w:tblGrid>
      <w:tr w:rsidR="00E36CE1">
        <w:trPr>
          <w:tblHeader/>
          <w:jc w:val="center"/>
        </w:trPr>
        <w:tc>
          <w:tcPr>
            <w:tcW w:w="1872" w:type="dxa"/>
            <w:shd w:val="clear" w:color="auto" w:fill="D9EAF7"/>
          </w:tcPr>
          <w:p w:rsidR="00E36CE1" w:rsidRDefault="00000000">
            <w:pPr>
              <w:spacing w:after="0"/>
            </w:pPr>
            <w:r>
              <w:rPr>
                <w:b/>
                <w:sz w:val="14"/>
              </w:rPr>
              <w:t>KPI</w:t>
            </w:r>
          </w:p>
        </w:tc>
        <w:tc>
          <w:tcPr>
            <w:tcW w:w="4320" w:type="dxa"/>
            <w:shd w:val="clear" w:color="auto" w:fill="D9EAF7"/>
          </w:tcPr>
          <w:p w:rsidR="00E36CE1" w:rsidRDefault="00000000">
            <w:pPr>
              <w:spacing w:after="0"/>
            </w:pPr>
            <w:r>
              <w:rPr>
                <w:b/>
                <w:sz w:val="14"/>
              </w:rPr>
              <w:t>Formula</w:t>
            </w:r>
          </w:p>
        </w:tc>
        <w:tc>
          <w:tcPr>
            <w:tcW w:w="2592" w:type="dxa"/>
            <w:shd w:val="clear" w:color="auto" w:fill="D9EAF7"/>
          </w:tcPr>
          <w:p w:rsidR="00E36CE1" w:rsidRDefault="00000000">
            <w:pPr>
              <w:spacing w:after="0"/>
            </w:pPr>
            <w:r>
              <w:rPr>
                <w:b/>
                <w:sz w:val="14"/>
              </w:rPr>
              <w:t>Required filters</w:t>
            </w:r>
          </w:p>
        </w:tc>
        <w:tc>
          <w:tcPr>
            <w:tcW w:w="2016" w:type="dxa"/>
            <w:shd w:val="clear" w:color="auto" w:fill="D9EAF7"/>
          </w:tcPr>
          <w:p w:rsidR="00E36CE1" w:rsidRDefault="00000000">
            <w:pPr>
              <w:spacing w:after="0"/>
            </w:pPr>
            <w:r>
              <w:rPr>
                <w:b/>
                <w:sz w:val="14"/>
              </w:rPr>
              <w:t>Display rule</w:t>
            </w:r>
          </w:p>
        </w:tc>
      </w:tr>
      <w:tr w:rsidR="00E36CE1">
        <w:trPr>
          <w:jc w:val="center"/>
        </w:trPr>
        <w:tc>
          <w:tcPr>
            <w:tcW w:w="1872" w:type="dxa"/>
          </w:tcPr>
          <w:p w:rsidR="00E36CE1" w:rsidRDefault="00000000">
            <w:pPr>
              <w:spacing w:after="0"/>
            </w:pPr>
            <w:r>
              <w:rPr>
                <w:sz w:val="14"/>
              </w:rPr>
              <w:t>Total energy</w:t>
            </w:r>
          </w:p>
        </w:tc>
        <w:tc>
          <w:tcPr>
            <w:tcW w:w="4320" w:type="dxa"/>
          </w:tcPr>
          <w:p w:rsidR="00E36CE1" w:rsidRDefault="00000000">
            <w:pPr>
              <w:spacing w:after="0"/>
            </w:pPr>
            <w:r>
              <w:rPr>
                <w:sz w:val="14"/>
              </w:rPr>
              <w:t>SUM(energy_kwh)</w:t>
            </w:r>
          </w:p>
        </w:tc>
        <w:tc>
          <w:tcPr>
            <w:tcW w:w="2592" w:type="dxa"/>
          </w:tcPr>
          <w:p w:rsidR="00E36CE1" w:rsidRDefault="00000000">
            <w:pPr>
              <w:spacing w:after="0"/>
            </w:pPr>
            <w:r>
              <w:rPr>
                <w:sz w:val="14"/>
              </w:rPr>
              <w:t>Date range, line, machine, shift.</w:t>
            </w:r>
          </w:p>
        </w:tc>
        <w:tc>
          <w:tcPr>
            <w:tcW w:w="2016" w:type="dxa"/>
          </w:tcPr>
          <w:p w:rsidR="00E36CE1" w:rsidRDefault="00000000">
            <w:pPr>
              <w:spacing w:after="0"/>
            </w:pPr>
            <w:r>
              <w:rPr>
                <w:sz w:val="14"/>
              </w:rPr>
              <w:t>kWh with one decimal.</w:t>
            </w:r>
          </w:p>
        </w:tc>
      </w:tr>
      <w:tr w:rsidR="00E36CE1">
        <w:trPr>
          <w:jc w:val="center"/>
        </w:trPr>
        <w:tc>
          <w:tcPr>
            <w:tcW w:w="1872" w:type="dxa"/>
          </w:tcPr>
          <w:p w:rsidR="00E36CE1" w:rsidRDefault="00000000">
            <w:pPr>
              <w:spacing w:after="0"/>
            </w:pPr>
            <w:r>
              <w:rPr>
                <w:sz w:val="14"/>
              </w:rPr>
              <w:t>Units produced</w:t>
            </w:r>
          </w:p>
        </w:tc>
        <w:tc>
          <w:tcPr>
            <w:tcW w:w="4320" w:type="dxa"/>
          </w:tcPr>
          <w:p w:rsidR="00E36CE1" w:rsidRDefault="00000000">
            <w:pPr>
              <w:spacing w:after="0"/>
            </w:pPr>
            <w:r>
              <w:rPr>
                <w:sz w:val="14"/>
              </w:rPr>
              <w:t>SUM(units_produced)</w:t>
            </w:r>
          </w:p>
        </w:tc>
        <w:tc>
          <w:tcPr>
            <w:tcW w:w="2592" w:type="dxa"/>
          </w:tcPr>
          <w:p w:rsidR="00E36CE1" w:rsidRDefault="00000000">
            <w:pPr>
              <w:spacing w:after="0"/>
            </w:pPr>
            <w:r>
              <w:rPr>
                <w:sz w:val="14"/>
              </w:rPr>
              <w:t>Date range, product, line, machine, shift.</w:t>
            </w:r>
          </w:p>
        </w:tc>
        <w:tc>
          <w:tcPr>
            <w:tcW w:w="2016" w:type="dxa"/>
          </w:tcPr>
          <w:p w:rsidR="00E36CE1" w:rsidRDefault="00000000">
            <w:pPr>
              <w:spacing w:after="0"/>
            </w:pPr>
            <w:r>
              <w:rPr>
                <w:sz w:val="14"/>
              </w:rPr>
              <w:t>Integer.</w:t>
            </w:r>
          </w:p>
        </w:tc>
      </w:tr>
      <w:tr w:rsidR="00E36CE1">
        <w:trPr>
          <w:jc w:val="center"/>
        </w:trPr>
        <w:tc>
          <w:tcPr>
            <w:tcW w:w="1872" w:type="dxa"/>
          </w:tcPr>
          <w:p w:rsidR="00E36CE1" w:rsidRDefault="00000000">
            <w:pPr>
              <w:spacing w:after="0"/>
            </w:pPr>
            <w:r>
              <w:rPr>
                <w:sz w:val="14"/>
              </w:rPr>
              <w:t>Energy per unit</w:t>
            </w:r>
          </w:p>
        </w:tc>
        <w:tc>
          <w:tcPr>
            <w:tcW w:w="4320" w:type="dxa"/>
          </w:tcPr>
          <w:p w:rsidR="00E36CE1" w:rsidRDefault="00000000">
            <w:pPr>
              <w:spacing w:after="0"/>
            </w:pPr>
            <w:r>
              <w:rPr>
                <w:sz w:val="14"/>
              </w:rPr>
              <w:t>SUM(energy_kwh) / NULLIF(SUM(units_produced), 0)</w:t>
            </w:r>
          </w:p>
        </w:tc>
        <w:tc>
          <w:tcPr>
            <w:tcW w:w="2592" w:type="dxa"/>
          </w:tcPr>
          <w:p w:rsidR="00E36CE1" w:rsidRDefault="00000000">
            <w:pPr>
              <w:spacing w:after="0"/>
            </w:pPr>
            <w:r>
              <w:rPr>
                <w:sz w:val="14"/>
              </w:rPr>
              <w:t>Same as above.</w:t>
            </w:r>
          </w:p>
        </w:tc>
        <w:tc>
          <w:tcPr>
            <w:tcW w:w="2016" w:type="dxa"/>
          </w:tcPr>
          <w:p w:rsidR="00E36CE1" w:rsidRDefault="00000000">
            <w:pPr>
              <w:spacing w:after="0"/>
            </w:pPr>
            <w:r>
              <w:rPr>
                <w:sz w:val="14"/>
              </w:rPr>
              <w:t>kWh/unit with two decimals; show N/A if denominator is zero.</w:t>
            </w:r>
          </w:p>
        </w:tc>
      </w:tr>
      <w:tr w:rsidR="00E36CE1">
        <w:trPr>
          <w:jc w:val="center"/>
        </w:trPr>
        <w:tc>
          <w:tcPr>
            <w:tcW w:w="1872" w:type="dxa"/>
          </w:tcPr>
          <w:p w:rsidR="00E36CE1" w:rsidRDefault="00000000">
            <w:pPr>
              <w:spacing w:after="0"/>
            </w:pPr>
            <w:r>
              <w:rPr>
                <w:sz w:val="14"/>
              </w:rPr>
              <w:t>Scrap rate</w:t>
            </w:r>
          </w:p>
        </w:tc>
        <w:tc>
          <w:tcPr>
            <w:tcW w:w="4320" w:type="dxa"/>
          </w:tcPr>
          <w:p w:rsidR="00E36CE1" w:rsidRDefault="00000000">
            <w:pPr>
              <w:spacing w:after="0"/>
            </w:pPr>
            <w:r>
              <w:rPr>
                <w:sz w:val="14"/>
              </w:rPr>
              <w:t>SUM(scrap_count) / NULLIF(SUM(units_produced)+SUM(scrap_count), 0) * 100</w:t>
            </w:r>
          </w:p>
        </w:tc>
        <w:tc>
          <w:tcPr>
            <w:tcW w:w="2592" w:type="dxa"/>
          </w:tcPr>
          <w:p w:rsidR="00E36CE1" w:rsidRDefault="00000000">
            <w:pPr>
              <w:spacing w:after="0"/>
            </w:pPr>
            <w:r>
              <w:rPr>
                <w:sz w:val="14"/>
              </w:rPr>
              <w:t>Date range, product, machine, shift.</w:t>
            </w:r>
          </w:p>
        </w:tc>
        <w:tc>
          <w:tcPr>
            <w:tcW w:w="2016" w:type="dxa"/>
          </w:tcPr>
          <w:p w:rsidR="00E36CE1" w:rsidRDefault="00000000">
            <w:pPr>
              <w:spacing w:after="0"/>
            </w:pPr>
            <w:r>
              <w:rPr>
                <w:sz w:val="14"/>
              </w:rPr>
              <w:t>Percentage with two decimals.</w:t>
            </w:r>
          </w:p>
        </w:tc>
      </w:tr>
      <w:tr w:rsidR="00E36CE1">
        <w:trPr>
          <w:jc w:val="center"/>
        </w:trPr>
        <w:tc>
          <w:tcPr>
            <w:tcW w:w="1872" w:type="dxa"/>
          </w:tcPr>
          <w:p w:rsidR="00E36CE1" w:rsidRDefault="00000000">
            <w:pPr>
              <w:spacing w:after="0"/>
            </w:pPr>
            <w:r>
              <w:rPr>
                <w:sz w:val="14"/>
              </w:rPr>
              <w:t>Downtime minutes</w:t>
            </w:r>
          </w:p>
        </w:tc>
        <w:tc>
          <w:tcPr>
            <w:tcW w:w="4320" w:type="dxa"/>
          </w:tcPr>
          <w:p w:rsidR="00E36CE1" w:rsidRDefault="00000000">
            <w:pPr>
              <w:spacing w:after="0"/>
            </w:pPr>
            <w:r>
              <w:rPr>
                <w:sz w:val="14"/>
              </w:rPr>
              <w:t>SUM(downtime_min)</w:t>
            </w:r>
          </w:p>
        </w:tc>
        <w:tc>
          <w:tcPr>
            <w:tcW w:w="2592" w:type="dxa"/>
          </w:tcPr>
          <w:p w:rsidR="00E36CE1" w:rsidRDefault="00000000">
            <w:pPr>
              <w:spacing w:after="0"/>
            </w:pPr>
            <w:r>
              <w:rPr>
                <w:sz w:val="14"/>
              </w:rPr>
              <w:t>Date range, reason, machine, line, shift.</w:t>
            </w:r>
          </w:p>
        </w:tc>
        <w:tc>
          <w:tcPr>
            <w:tcW w:w="2016" w:type="dxa"/>
          </w:tcPr>
          <w:p w:rsidR="00E36CE1" w:rsidRDefault="00000000">
            <w:pPr>
              <w:spacing w:after="0"/>
            </w:pPr>
            <w:r>
              <w:rPr>
                <w:sz w:val="14"/>
              </w:rPr>
              <w:t>Minutes, integer.</w:t>
            </w:r>
          </w:p>
        </w:tc>
      </w:tr>
      <w:tr w:rsidR="00E36CE1">
        <w:trPr>
          <w:jc w:val="center"/>
        </w:trPr>
        <w:tc>
          <w:tcPr>
            <w:tcW w:w="1872" w:type="dxa"/>
          </w:tcPr>
          <w:p w:rsidR="00E36CE1" w:rsidRDefault="00000000">
            <w:pPr>
              <w:spacing w:after="0"/>
            </w:pPr>
            <w:r>
              <w:rPr>
                <w:sz w:val="14"/>
              </w:rPr>
              <w:t>Availability</w:t>
            </w:r>
          </w:p>
        </w:tc>
        <w:tc>
          <w:tcPr>
            <w:tcW w:w="4320" w:type="dxa"/>
          </w:tcPr>
          <w:p w:rsidR="00E36CE1" w:rsidRDefault="00000000">
            <w:pPr>
              <w:spacing w:after="0"/>
            </w:pPr>
            <w:r>
              <w:rPr>
                <w:sz w:val="14"/>
              </w:rPr>
              <w:t>(planned_minutes - downtime_min) / planned_minutes * 100</w:t>
            </w:r>
          </w:p>
        </w:tc>
        <w:tc>
          <w:tcPr>
            <w:tcW w:w="2592" w:type="dxa"/>
          </w:tcPr>
          <w:p w:rsidR="00E36CE1" w:rsidRDefault="00000000">
            <w:pPr>
              <w:spacing w:after="0"/>
            </w:pPr>
            <w:r>
              <w:rPr>
                <w:sz w:val="14"/>
              </w:rPr>
              <w:t>Line, machine, shift.</w:t>
            </w:r>
          </w:p>
        </w:tc>
        <w:tc>
          <w:tcPr>
            <w:tcW w:w="2016" w:type="dxa"/>
          </w:tcPr>
          <w:p w:rsidR="00E36CE1" w:rsidRDefault="00000000">
            <w:pPr>
              <w:spacing w:after="0"/>
            </w:pPr>
            <w:r>
              <w:rPr>
                <w:sz w:val="14"/>
              </w:rPr>
              <w:t>Percentage. planned_minutes shall be imported or derived from shift calendar.</w:t>
            </w:r>
          </w:p>
        </w:tc>
      </w:tr>
      <w:tr w:rsidR="00E36CE1">
        <w:trPr>
          <w:jc w:val="center"/>
        </w:trPr>
        <w:tc>
          <w:tcPr>
            <w:tcW w:w="1872" w:type="dxa"/>
          </w:tcPr>
          <w:p w:rsidR="00E36CE1" w:rsidRDefault="00000000">
            <w:pPr>
              <w:spacing w:after="0"/>
            </w:pPr>
            <w:r>
              <w:rPr>
                <w:sz w:val="14"/>
              </w:rPr>
              <w:t>Anomaly count</w:t>
            </w:r>
          </w:p>
        </w:tc>
        <w:tc>
          <w:tcPr>
            <w:tcW w:w="4320" w:type="dxa"/>
          </w:tcPr>
          <w:p w:rsidR="00E36CE1" w:rsidRDefault="00000000">
            <w:pPr>
              <w:spacing w:after="0"/>
            </w:pPr>
            <w:r>
              <w:rPr>
                <w:sz w:val="14"/>
              </w:rPr>
              <w:t>COUNT(anomaly where status != dismissed)</w:t>
            </w:r>
          </w:p>
        </w:tc>
        <w:tc>
          <w:tcPr>
            <w:tcW w:w="2592" w:type="dxa"/>
          </w:tcPr>
          <w:p w:rsidR="00E36CE1" w:rsidRDefault="00000000">
            <w:pPr>
              <w:spacing w:after="0"/>
            </w:pPr>
            <w:r>
              <w:rPr>
                <w:sz w:val="14"/>
              </w:rPr>
              <w:t>Date range, severity, machine.</w:t>
            </w:r>
          </w:p>
        </w:tc>
        <w:tc>
          <w:tcPr>
            <w:tcW w:w="2016" w:type="dxa"/>
          </w:tcPr>
          <w:p w:rsidR="00E36CE1" w:rsidRDefault="00000000">
            <w:pPr>
              <w:spacing w:after="0"/>
            </w:pPr>
            <w:r>
              <w:rPr>
                <w:sz w:val="14"/>
              </w:rPr>
              <w:t>Integer with severity grouping.</w:t>
            </w:r>
          </w:p>
        </w:tc>
      </w:tr>
      <w:tr w:rsidR="00E36CE1">
        <w:trPr>
          <w:jc w:val="center"/>
        </w:trPr>
        <w:tc>
          <w:tcPr>
            <w:tcW w:w="1872" w:type="dxa"/>
          </w:tcPr>
          <w:p w:rsidR="00E36CE1" w:rsidRDefault="00000000">
            <w:pPr>
              <w:spacing w:after="0"/>
            </w:pPr>
            <w:r>
              <w:rPr>
                <w:sz w:val="14"/>
              </w:rPr>
              <w:t>Maintenance backlog</w:t>
            </w:r>
          </w:p>
        </w:tc>
        <w:tc>
          <w:tcPr>
            <w:tcW w:w="4320" w:type="dxa"/>
          </w:tcPr>
          <w:p w:rsidR="00E36CE1" w:rsidRDefault="00000000">
            <w:pPr>
              <w:spacing w:after="0"/>
            </w:pPr>
            <w:del w:id="4" w:author="OQ-012 (Mohamed – Option B)" w:date="2026-07-05T00:00:00Z">
              <w:r>
                <w:rPr>
                  <w:sz w:val="14"/>
                </w:rPr>
                <w:delText>COUNT(ticket where status in OPEN, IN_PROGRESS, OVERDUE)</w:delText>
              </w:r>
            </w:del>
            <w:ins w:id="5" w:author="OQ-012 (Mohamed – Option B)" w:date="2026-07-05T00:00:00Z">
              <w:r>
                <w:rPr>
                  <w:sz w:val="14"/>
                </w:rPr>
                <w:t>COUNT(ticket where status in OPEN, IN_PROGRESS), with a sub-count of which are overdue. Overdue is a computed condition, not a status (Section 22.2); an overdue ticket is already an OPEN or IN_PROGRESS ticket, so counting it separately would double-count.</w:t>
              </w:r>
            </w:ins>
          </w:p>
        </w:tc>
        <w:tc>
          <w:tcPr>
            <w:tcW w:w="2592" w:type="dxa"/>
          </w:tcPr>
          <w:p w:rsidR="00E36CE1" w:rsidRDefault="00000000">
            <w:pPr>
              <w:spacing w:after="0"/>
            </w:pPr>
            <w:r>
              <w:rPr>
                <w:sz w:val="14"/>
              </w:rPr>
              <w:t>Responsible person, machine, priority.</w:t>
            </w:r>
          </w:p>
        </w:tc>
        <w:tc>
          <w:tcPr>
            <w:tcW w:w="2016" w:type="dxa"/>
          </w:tcPr>
          <w:p w:rsidR="00E36CE1" w:rsidRDefault="00000000">
            <w:pPr>
              <w:spacing w:after="0"/>
            </w:pPr>
            <w:del w:id="6" w:author="OQ-012 (Mohamed – Option B)" w:date="2026-07-05T00:00:00Z">
              <w:r>
                <w:rPr>
                  <w:sz w:val="14"/>
                </w:rPr>
                <w:delText>Integer and ticket list.</w:delText>
              </w:r>
            </w:del>
            <w:ins w:id="7" w:author="OQ-012 (Mohamed – Option B)" w:date="2026-07-05T00:00:00Z">
              <w:r>
                <w:rPr>
                  <w:sz w:val="14"/>
                </w:rPr>
                <w:t>Integer, overdue sub-count, and ticket list.</w:t>
              </w:r>
            </w:ins>
          </w:p>
        </w:tc>
      </w:tr>
    </w:tbl>
    <w:p w:rsidR="00E36CE1" w:rsidRDefault="00E36CE1"/>
    <w:p w:rsidR="00E36CE1" w:rsidRDefault="00000000">
      <w:r>
        <w:br w:type="page"/>
      </w:r>
    </w:p>
    <w:p w:rsidR="00E36CE1" w:rsidRDefault="00000000">
      <w:pPr>
        <w:pStyle w:val="Heading1"/>
      </w:pPr>
      <w:r>
        <w:rPr>
          <w:color w:val="1F4E79"/>
        </w:rPr>
        <w:t>5. Definitions and Abbreviations</w:t>
      </w:r>
    </w:p>
    <w:tbl>
      <w:tblPr>
        <w:tblStyle w:val="TableGrid"/>
        <w:tblW w:w="0" w:type="auto"/>
        <w:jc w:val="center"/>
        <w:tblLook w:val="04A0" w:firstRow="1" w:lastRow="0" w:firstColumn="1" w:lastColumn="0" w:noHBand="0" w:noVBand="1"/>
      </w:tblPr>
      <w:tblGrid>
        <w:gridCol w:w="2227"/>
        <w:gridCol w:w="7772"/>
      </w:tblGrid>
      <w:tr w:rsidR="00E36CE1">
        <w:trPr>
          <w:tblHeader/>
          <w:jc w:val="center"/>
        </w:trPr>
        <w:tc>
          <w:tcPr>
            <w:tcW w:w="2304" w:type="dxa"/>
            <w:shd w:val="clear" w:color="auto" w:fill="D9EAF7"/>
          </w:tcPr>
          <w:p w:rsidR="00E36CE1" w:rsidRDefault="00000000">
            <w:pPr>
              <w:spacing w:after="0"/>
            </w:pPr>
            <w:r>
              <w:rPr>
                <w:b/>
                <w:sz w:val="15"/>
              </w:rPr>
              <w:t>Term</w:t>
            </w:r>
          </w:p>
        </w:tc>
        <w:tc>
          <w:tcPr>
            <w:tcW w:w="8352" w:type="dxa"/>
            <w:shd w:val="clear" w:color="auto" w:fill="D9EAF7"/>
          </w:tcPr>
          <w:p w:rsidR="00E36CE1" w:rsidRDefault="00000000">
            <w:pPr>
              <w:spacing w:after="0"/>
            </w:pPr>
            <w:r>
              <w:rPr>
                <w:b/>
                <w:sz w:val="15"/>
              </w:rPr>
              <w:t>Definition</w:t>
            </w:r>
          </w:p>
        </w:tc>
      </w:tr>
      <w:tr w:rsidR="00E36CE1">
        <w:trPr>
          <w:jc w:val="center"/>
        </w:trPr>
        <w:tc>
          <w:tcPr>
            <w:tcW w:w="2304" w:type="dxa"/>
          </w:tcPr>
          <w:p w:rsidR="00E36CE1" w:rsidRDefault="00000000">
            <w:pPr>
              <w:spacing w:after="0"/>
            </w:pPr>
            <w:r>
              <w:rPr>
                <w:sz w:val="15"/>
              </w:rPr>
              <w:t>MVP</w:t>
            </w:r>
          </w:p>
        </w:tc>
        <w:tc>
          <w:tcPr>
            <w:tcW w:w="8352" w:type="dxa"/>
          </w:tcPr>
          <w:p w:rsidR="00E36CE1" w:rsidRDefault="00000000">
            <w:pPr>
              <w:spacing w:after="0"/>
            </w:pPr>
            <w:r>
              <w:rPr>
                <w:sz w:val="15"/>
              </w:rPr>
              <w:t>Minimum viable product for pilot implementation. It includes only the features explicitly listed as in scope.</w:t>
            </w:r>
          </w:p>
        </w:tc>
      </w:tr>
      <w:tr w:rsidR="00E36CE1">
        <w:trPr>
          <w:jc w:val="center"/>
        </w:trPr>
        <w:tc>
          <w:tcPr>
            <w:tcW w:w="2304" w:type="dxa"/>
          </w:tcPr>
          <w:p w:rsidR="00E36CE1" w:rsidRDefault="00000000">
            <w:pPr>
              <w:spacing w:after="0"/>
            </w:pPr>
            <w:r>
              <w:rPr>
                <w:sz w:val="15"/>
              </w:rPr>
              <w:t>Machine</w:t>
            </w:r>
          </w:p>
        </w:tc>
        <w:tc>
          <w:tcPr>
            <w:tcW w:w="8352" w:type="dxa"/>
          </w:tcPr>
          <w:p w:rsidR="00E36CE1" w:rsidRDefault="00000000">
            <w:pPr>
              <w:spacing w:after="0"/>
            </w:pPr>
            <w:r>
              <w:rPr>
                <w:sz w:val="15"/>
              </w:rPr>
              <w:t>A physical production asset identified by a stable machine_id.</w:t>
            </w:r>
          </w:p>
        </w:tc>
      </w:tr>
      <w:tr w:rsidR="00E36CE1">
        <w:trPr>
          <w:jc w:val="center"/>
        </w:trPr>
        <w:tc>
          <w:tcPr>
            <w:tcW w:w="2304" w:type="dxa"/>
          </w:tcPr>
          <w:p w:rsidR="00E36CE1" w:rsidRDefault="00000000">
            <w:pPr>
              <w:spacing w:after="0"/>
            </w:pPr>
            <w:r>
              <w:rPr>
                <w:sz w:val="15"/>
              </w:rPr>
              <w:t>Line</w:t>
            </w:r>
          </w:p>
        </w:tc>
        <w:tc>
          <w:tcPr>
            <w:tcW w:w="8352" w:type="dxa"/>
          </w:tcPr>
          <w:p w:rsidR="00E36CE1" w:rsidRDefault="00000000">
            <w:pPr>
              <w:spacing w:after="0"/>
            </w:pPr>
            <w:r>
              <w:rPr>
                <w:sz w:val="15"/>
              </w:rPr>
              <w:t>A production line or logical group of machines.</w:t>
            </w:r>
          </w:p>
        </w:tc>
      </w:tr>
      <w:tr w:rsidR="00E36CE1">
        <w:trPr>
          <w:jc w:val="center"/>
        </w:trPr>
        <w:tc>
          <w:tcPr>
            <w:tcW w:w="2304" w:type="dxa"/>
          </w:tcPr>
          <w:p w:rsidR="00E36CE1" w:rsidRDefault="00000000">
            <w:pPr>
              <w:spacing w:after="0"/>
            </w:pPr>
            <w:r>
              <w:rPr>
                <w:sz w:val="15"/>
              </w:rPr>
              <w:t>Shift</w:t>
            </w:r>
          </w:p>
        </w:tc>
        <w:tc>
          <w:tcPr>
            <w:tcW w:w="8352" w:type="dxa"/>
          </w:tcPr>
          <w:p w:rsidR="00E36CE1" w:rsidRDefault="00000000">
            <w:pPr>
              <w:spacing w:after="0"/>
            </w:pPr>
            <w:r>
              <w:rPr>
                <w:sz w:val="15"/>
              </w:rPr>
              <w:t>A named working period such as morning, afternoon or night.</w:t>
            </w:r>
          </w:p>
        </w:tc>
      </w:tr>
      <w:tr w:rsidR="00E36CE1">
        <w:trPr>
          <w:jc w:val="center"/>
        </w:trPr>
        <w:tc>
          <w:tcPr>
            <w:tcW w:w="2304" w:type="dxa"/>
          </w:tcPr>
          <w:p w:rsidR="00E36CE1" w:rsidRDefault="00000000">
            <w:pPr>
              <w:spacing w:after="0"/>
            </w:pPr>
            <w:r>
              <w:rPr>
                <w:sz w:val="15"/>
              </w:rPr>
              <w:t>Energy measurement</w:t>
            </w:r>
          </w:p>
        </w:tc>
        <w:tc>
          <w:tcPr>
            <w:tcW w:w="8352" w:type="dxa"/>
          </w:tcPr>
          <w:p w:rsidR="00E36CE1" w:rsidRDefault="00000000">
            <w:pPr>
              <w:spacing w:after="0"/>
            </w:pPr>
            <w:r>
              <w:rPr>
                <w:sz w:val="15"/>
              </w:rPr>
              <w:t>A time-bucketed value in kWh linked to a machine or line.</w:t>
            </w:r>
          </w:p>
        </w:tc>
      </w:tr>
      <w:tr w:rsidR="00E36CE1">
        <w:trPr>
          <w:jc w:val="center"/>
        </w:trPr>
        <w:tc>
          <w:tcPr>
            <w:tcW w:w="2304" w:type="dxa"/>
          </w:tcPr>
          <w:p w:rsidR="00E36CE1" w:rsidRDefault="00000000">
            <w:pPr>
              <w:spacing w:after="0"/>
            </w:pPr>
            <w:r>
              <w:rPr>
                <w:sz w:val="15"/>
              </w:rPr>
              <w:t>Scrap</w:t>
            </w:r>
          </w:p>
        </w:tc>
        <w:tc>
          <w:tcPr>
            <w:tcW w:w="8352" w:type="dxa"/>
          </w:tcPr>
          <w:p w:rsidR="00E36CE1" w:rsidRDefault="00000000">
            <w:pPr>
              <w:spacing w:after="0"/>
            </w:pPr>
            <w:r>
              <w:rPr>
                <w:sz w:val="15"/>
              </w:rPr>
              <w:t>Rejected units or defective pieces recorded for a machine, line, product or batch.</w:t>
            </w:r>
          </w:p>
        </w:tc>
      </w:tr>
      <w:tr w:rsidR="00E36CE1">
        <w:trPr>
          <w:jc w:val="center"/>
        </w:trPr>
        <w:tc>
          <w:tcPr>
            <w:tcW w:w="2304" w:type="dxa"/>
          </w:tcPr>
          <w:p w:rsidR="00E36CE1" w:rsidRDefault="00000000">
            <w:pPr>
              <w:spacing w:after="0"/>
            </w:pPr>
            <w:r>
              <w:rPr>
                <w:sz w:val="15"/>
              </w:rPr>
              <w:t>Downtime</w:t>
            </w:r>
          </w:p>
        </w:tc>
        <w:tc>
          <w:tcPr>
            <w:tcW w:w="8352" w:type="dxa"/>
          </w:tcPr>
          <w:p w:rsidR="00E36CE1" w:rsidRDefault="00000000">
            <w:pPr>
              <w:spacing w:after="0"/>
            </w:pPr>
            <w:r>
              <w:rPr>
                <w:sz w:val="15"/>
              </w:rPr>
              <w:t>Time during which a machine or line is not producing when production was expected.</w:t>
            </w:r>
          </w:p>
        </w:tc>
      </w:tr>
      <w:tr w:rsidR="00E36CE1">
        <w:trPr>
          <w:jc w:val="center"/>
        </w:trPr>
        <w:tc>
          <w:tcPr>
            <w:tcW w:w="2304" w:type="dxa"/>
          </w:tcPr>
          <w:p w:rsidR="00E36CE1" w:rsidRDefault="00000000">
            <w:pPr>
              <w:spacing w:after="0"/>
            </w:pPr>
            <w:r>
              <w:rPr>
                <w:sz w:val="15"/>
              </w:rPr>
              <w:t>Anomaly</w:t>
            </w:r>
          </w:p>
        </w:tc>
        <w:tc>
          <w:tcPr>
            <w:tcW w:w="8352" w:type="dxa"/>
          </w:tcPr>
          <w:p w:rsidR="00E36CE1" w:rsidRDefault="00000000">
            <w:pPr>
              <w:spacing w:after="0"/>
            </w:pPr>
            <w:r>
              <w:rPr>
                <w:sz w:val="15"/>
              </w:rPr>
              <w:t>A statistically or rule-detected operational event requiring review.</w:t>
            </w:r>
          </w:p>
        </w:tc>
      </w:tr>
      <w:tr w:rsidR="00E36CE1">
        <w:trPr>
          <w:jc w:val="center"/>
        </w:trPr>
        <w:tc>
          <w:tcPr>
            <w:tcW w:w="2304" w:type="dxa"/>
          </w:tcPr>
          <w:p w:rsidR="00E36CE1" w:rsidRDefault="00000000">
            <w:pPr>
              <w:spacing w:after="0"/>
            </w:pPr>
            <w:r>
              <w:rPr>
                <w:sz w:val="15"/>
              </w:rPr>
              <w:t>Recommendation</w:t>
            </w:r>
          </w:p>
        </w:tc>
        <w:tc>
          <w:tcPr>
            <w:tcW w:w="8352" w:type="dxa"/>
          </w:tcPr>
          <w:p w:rsidR="00E36CE1" w:rsidRDefault="00000000">
            <w:pPr>
              <w:spacing w:after="0"/>
            </w:pPr>
            <w:r>
              <w:rPr>
                <w:sz w:val="15"/>
              </w:rPr>
              <w:t>A non-binding system suggestion explaining a possible operational action.</w:t>
            </w:r>
          </w:p>
        </w:tc>
      </w:tr>
      <w:tr w:rsidR="00E36CE1">
        <w:trPr>
          <w:jc w:val="center"/>
        </w:trPr>
        <w:tc>
          <w:tcPr>
            <w:tcW w:w="2304" w:type="dxa"/>
          </w:tcPr>
          <w:p w:rsidR="00E36CE1" w:rsidRDefault="00000000">
            <w:pPr>
              <w:spacing w:after="0"/>
            </w:pPr>
            <w:r>
              <w:rPr>
                <w:sz w:val="15"/>
              </w:rPr>
              <w:t>Ticket</w:t>
            </w:r>
          </w:p>
        </w:tc>
        <w:tc>
          <w:tcPr>
            <w:tcW w:w="8352" w:type="dxa"/>
          </w:tcPr>
          <w:p w:rsidR="00E36CE1" w:rsidRDefault="00000000">
            <w:pPr>
              <w:spacing w:after="0"/>
            </w:pPr>
            <w:r>
              <w:rPr>
                <w:sz w:val="15"/>
              </w:rPr>
              <w:t>Maintenance work item created manually or from an anomaly.</w:t>
            </w:r>
          </w:p>
        </w:tc>
      </w:tr>
      <w:tr w:rsidR="00E36CE1">
        <w:trPr>
          <w:jc w:val="center"/>
        </w:trPr>
        <w:tc>
          <w:tcPr>
            <w:tcW w:w="2304" w:type="dxa"/>
          </w:tcPr>
          <w:p w:rsidR="00E36CE1" w:rsidRDefault="00000000">
            <w:pPr>
              <w:spacing w:after="0"/>
            </w:pPr>
            <w:r>
              <w:rPr>
                <w:sz w:val="15"/>
              </w:rPr>
              <w:t>RBAC</w:t>
            </w:r>
          </w:p>
        </w:tc>
        <w:tc>
          <w:tcPr>
            <w:tcW w:w="8352" w:type="dxa"/>
          </w:tcPr>
          <w:p w:rsidR="00E36CE1" w:rsidRDefault="00000000">
            <w:pPr>
              <w:spacing w:after="0"/>
            </w:pPr>
            <w:r>
              <w:rPr>
                <w:sz w:val="15"/>
              </w:rPr>
              <w:t>Role-based access control. Access shall be enforced on backend endpoints.</w:t>
            </w:r>
          </w:p>
        </w:tc>
      </w:tr>
      <w:tr w:rsidR="00E36CE1">
        <w:trPr>
          <w:jc w:val="center"/>
        </w:trPr>
        <w:tc>
          <w:tcPr>
            <w:tcW w:w="2304" w:type="dxa"/>
          </w:tcPr>
          <w:p w:rsidR="00E36CE1" w:rsidRDefault="00000000">
            <w:pPr>
              <w:spacing w:after="0"/>
            </w:pPr>
            <w:r>
              <w:rPr>
                <w:sz w:val="15"/>
              </w:rPr>
              <w:t>DTO</w:t>
            </w:r>
          </w:p>
        </w:tc>
        <w:tc>
          <w:tcPr>
            <w:tcW w:w="8352" w:type="dxa"/>
          </w:tcPr>
          <w:p w:rsidR="00E36CE1" w:rsidRDefault="00000000">
            <w:pPr>
              <w:spacing w:after="0"/>
            </w:pPr>
            <w:r>
              <w:rPr>
                <w:sz w:val="15"/>
              </w:rPr>
              <w:t>Data Transfer Object. In Java, DTOs shall be implemented as records unless mutation is required.</w:t>
            </w:r>
          </w:p>
        </w:tc>
      </w:tr>
      <w:tr w:rsidR="00E36CE1">
        <w:trPr>
          <w:jc w:val="center"/>
        </w:trPr>
        <w:tc>
          <w:tcPr>
            <w:tcW w:w="2304" w:type="dxa"/>
          </w:tcPr>
          <w:p w:rsidR="00E36CE1" w:rsidRDefault="00000000">
            <w:pPr>
              <w:spacing w:after="0"/>
            </w:pPr>
            <w:r>
              <w:rPr>
                <w:sz w:val="15"/>
              </w:rPr>
              <w:t>JPA</w:t>
            </w:r>
          </w:p>
        </w:tc>
        <w:tc>
          <w:tcPr>
            <w:tcW w:w="8352" w:type="dxa"/>
          </w:tcPr>
          <w:p w:rsidR="00E36CE1" w:rsidRDefault="00000000">
            <w:pPr>
              <w:spacing w:after="0"/>
            </w:pPr>
            <w:r>
              <w:rPr>
                <w:sz w:val="15"/>
              </w:rPr>
              <w:t>Jakarta Persistence API, used through Spring Data JPA.</w:t>
            </w:r>
          </w:p>
        </w:tc>
      </w:tr>
      <w:tr w:rsidR="00E36CE1">
        <w:trPr>
          <w:jc w:val="center"/>
        </w:trPr>
        <w:tc>
          <w:tcPr>
            <w:tcW w:w="2304" w:type="dxa"/>
          </w:tcPr>
          <w:p w:rsidR="00E36CE1" w:rsidRDefault="00000000">
            <w:pPr>
              <w:spacing w:after="0"/>
            </w:pPr>
            <w:r>
              <w:rPr>
                <w:sz w:val="15"/>
              </w:rPr>
              <w:t>Liquibase</w:t>
            </w:r>
          </w:p>
        </w:tc>
        <w:tc>
          <w:tcPr>
            <w:tcW w:w="8352" w:type="dxa"/>
          </w:tcPr>
          <w:p w:rsidR="00E36CE1" w:rsidRDefault="00000000">
            <w:pPr>
              <w:spacing w:after="0"/>
            </w:pPr>
            <w:r>
              <w:rPr>
                <w:sz w:val="15"/>
              </w:rPr>
              <w:t>Database migration tool used to version schema changes.</w:t>
            </w:r>
          </w:p>
        </w:tc>
      </w:tr>
      <w:tr w:rsidR="00E36CE1">
        <w:trPr>
          <w:jc w:val="center"/>
        </w:trPr>
        <w:tc>
          <w:tcPr>
            <w:tcW w:w="2304" w:type="dxa"/>
          </w:tcPr>
          <w:p w:rsidR="00E36CE1" w:rsidRDefault="00000000">
            <w:pPr>
              <w:spacing w:after="0"/>
            </w:pPr>
            <w:r>
              <w:rPr>
                <w:sz w:val="15"/>
              </w:rPr>
              <w:t>OpenAPI</w:t>
            </w:r>
          </w:p>
        </w:tc>
        <w:tc>
          <w:tcPr>
            <w:tcW w:w="8352" w:type="dxa"/>
          </w:tcPr>
          <w:p w:rsidR="00E36CE1" w:rsidRDefault="00000000">
            <w:pPr>
              <w:spacing w:after="0"/>
            </w:pPr>
            <w:r>
              <w:rPr>
                <w:sz w:val="15"/>
              </w:rPr>
              <w:t>Machine-readable REST API specification.</w:t>
            </w:r>
          </w:p>
        </w:tc>
      </w:tr>
      <w:tr w:rsidR="00E36CE1">
        <w:trPr>
          <w:jc w:val="center"/>
        </w:trPr>
        <w:tc>
          <w:tcPr>
            <w:tcW w:w="2304" w:type="dxa"/>
          </w:tcPr>
          <w:p w:rsidR="00E36CE1" w:rsidRDefault="00000000">
            <w:pPr>
              <w:spacing w:after="0"/>
            </w:pPr>
            <w:r>
              <w:rPr>
                <w:sz w:val="15"/>
              </w:rPr>
              <w:t>Decision-support</w:t>
            </w:r>
          </w:p>
        </w:tc>
        <w:tc>
          <w:tcPr>
            <w:tcW w:w="8352" w:type="dxa"/>
          </w:tcPr>
          <w:p w:rsidR="00E36CE1" w:rsidRDefault="00000000">
            <w:pPr>
              <w:spacing w:after="0"/>
            </w:pPr>
            <w:r>
              <w:rPr>
                <w:sz w:val="15"/>
              </w:rPr>
              <w:t>Software provides information and recommendations but does not make automatic operational decisions.</w:t>
            </w:r>
          </w:p>
        </w:tc>
      </w:tr>
    </w:tbl>
    <w:p w:rsidR="00E36CE1" w:rsidRDefault="00E36CE1"/>
    <w:p w:rsidR="00E36CE1" w:rsidRDefault="00000000">
      <w:pPr>
        <w:pStyle w:val="Heading2"/>
      </w:pPr>
      <w:r>
        <w:t>5.1 Naming Rules</w:t>
      </w:r>
    </w:p>
    <w:p w:rsidR="00E36CE1" w:rsidRDefault="00000000">
      <w:pPr>
        <w:pStyle w:val="ListBullet"/>
      </w:pPr>
      <w:r>
        <w:t>Database table names shall be lower_snake_case and plural only where natural: machines, production_lines, energy_measurements.</w:t>
      </w:r>
    </w:p>
    <w:p w:rsidR="00E36CE1" w:rsidRDefault="00000000">
      <w:pPr>
        <w:pStyle w:val="ListBullet"/>
      </w:pPr>
      <w:r>
        <w:t>Java package names shall be lower-case under com.werkpilot.</w:t>
      </w:r>
    </w:p>
    <w:p w:rsidR="00E36CE1" w:rsidRDefault="00000000">
      <w:pPr>
        <w:pStyle w:val="ListBullet"/>
      </w:pPr>
      <w:r>
        <w:t>Java classes shall use clear suffixes: Controller, Service, Repository, Entity, Request, Response, Mapper, Policy.</w:t>
      </w:r>
    </w:p>
    <w:p w:rsidR="00E36CE1" w:rsidRDefault="00000000">
      <w:pPr>
        <w:pStyle w:val="ListBullet"/>
      </w:pPr>
      <w:r>
        <w:t>REST endpoints shall use plural nouns and kebab-case where needed, for example /api/v1/maintenance-tickets.</w:t>
      </w:r>
    </w:p>
    <w:p w:rsidR="00E36CE1" w:rsidRDefault="00000000">
      <w:pPr>
        <w:pStyle w:val="ListBullet"/>
      </w:pPr>
      <w:r>
        <w:t>Frontend labels shown to industrial users shall be in German. Code and API names shall remain English.</w:t>
      </w:r>
    </w:p>
    <w:p w:rsidR="00E36CE1" w:rsidRDefault="00000000">
      <w:r>
        <w:br w:type="page"/>
      </w:r>
    </w:p>
    <w:p w:rsidR="00E36CE1" w:rsidRDefault="00000000">
      <w:pPr>
        <w:pStyle w:val="Heading1"/>
      </w:pPr>
      <w:r>
        <w:rPr>
          <w:color w:val="1F4E79"/>
        </w:rPr>
        <w:t>6. MVP Scope</w:t>
      </w:r>
    </w:p>
    <w:p w:rsidR="00E36CE1" w:rsidRDefault="00000000">
      <w:r>
        <w:t>Only the items listed in this section shall be implemented for the MVP. Anything that is not explicitly included here is not silently included. Software projects often die from “obvious” assumptions; this document refuses to attend that funeral.</w:t>
      </w:r>
    </w:p>
    <w:p w:rsidR="00E36CE1" w:rsidRDefault="00000000">
      <w:pPr>
        <w:pStyle w:val="Heading2"/>
      </w:pPr>
      <w:r>
        <w:t>6.1 In-Scope Functional Modules</w:t>
      </w:r>
    </w:p>
    <w:tbl>
      <w:tblPr>
        <w:tblStyle w:val="TableGrid"/>
        <w:tblW w:w="0" w:type="auto"/>
        <w:jc w:val="center"/>
        <w:tblLook w:val="04A0" w:firstRow="1" w:lastRow="0" w:firstColumn="1" w:lastColumn="0" w:noHBand="0" w:noVBand="1"/>
      </w:tblPr>
      <w:tblGrid>
        <w:gridCol w:w="1104"/>
        <w:gridCol w:w="2455"/>
        <w:gridCol w:w="6440"/>
      </w:tblGrid>
      <w:tr w:rsidR="00E36CE1">
        <w:trPr>
          <w:tblHeader/>
          <w:jc w:val="center"/>
        </w:trPr>
        <w:tc>
          <w:tcPr>
            <w:tcW w:w="1152" w:type="dxa"/>
            <w:shd w:val="clear" w:color="auto" w:fill="D9EAF7"/>
          </w:tcPr>
          <w:p w:rsidR="00E36CE1" w:rsidRDefault="00000000">
            <w:pPr>
              <w:spacing w:after="0"/>
            </w:pPr>
            <w:r>
              <w:rPr>
                <w:b/>
                <w:sz w:val="15"/>
              </w:rPr>
              <w:t>Scope ID</w:t>
            </w:r>
          </w:p>
        </w:tc>
        <w:tc>
          <w:tcPr>
            <w:tcW w:w="2592" w:type="dxa"/>
            <w:shd w:val="clear" w:color="auto" w:fill="D9EAF7"/>
          </w:tcPr>
          <w:p w:rsidR="00E36CE1" w:rsidRDefault="00000000">
            <w:pPr>
              <w:spacing w:after="0"/>
            </w:pPr>
            <w:r>
              <w:rPr>
                <w:b/>
                <w:sz w:val="15"/>
              </w:rPr>
              <w:t>Module</w:t>
            </w:r>
          </w:p>
        </w:tc>
        <w:tc>
          <w:tcPr>
            <w:tcW w:w="6912" w:type="dxa"/>
            <w:shd w:val="clear" w:color="auto" w:fill="D9EAF7"/>
          </w:tcPr>
          <w:p w:rsidR="00E36CE1" w:rsidRDefault="00000000">
            <w:pPr>
              <w:spacing w:after="0"/>
            </w:pPr>
            <w:r>
              <w:rPr>
                <w:b/>
                <w:sz w:val="15"/>
              </w:rPr>
              <w:t>Included functions</w:t>
            </w:r>
          </w:p>
        </w:tc>
      </w:tr>
      <w:tr w:rsidR="00E36CE1">
        <w:trPr>
          <w:jc w:val="center"/>
        </w:trPr>
        <w:tc>
          <w:tcPr>
            <w:tcW w:w="1152" w:type="dxa"/>
          </w:tcPr>
          <w:p w:rsidR="00E36CE1" w:rsidRDefault="00000000">
            <w:pPr>
              <w:spacing w:after="0"/>
            </w:pPr>
            <w:r>
              <w:rPr>
                <w:sz w:val="15"/>
              </w:rPr>
              <w:t>S-01</w:t>
            </w:r>
          </w:p>
        </w:tc>
        <w:tc>
          <w:tcPr>
            <w:tcW w:w="2592" w:type="dxa"/>
          </w:tcPr>
          <w:p w:rsidR="00E36CE1" w:rsidRDefault="00000000">
            <w:pPr>
              <w:spacing w:after="0"/>
            </w:pPr>
            <w:r>
              <w:rPr>
                <w:sz w:val="15"/>
              </w:rPr>
              <w:t>Authentication and users</w:t>
            </w:r>
          </w:p>
        </w:tc>
        <w:tc>
          <w:tcPr>
            <w:tcW w:w="6912" w:type="dxa"/>
          </w:tcPr>
          <w:p w:rsidR="00E36CE1" w:rsidRDefault="00000000">
            <w:pPr>
              <w:spacing w:after="0"/>
            </w:pPr>
            <w:del w:id="8" w:author="OQ-002 (Mohamed – Option C)" w:date="2026-07-04T00:00:00Z">
              <w:r>
                <w:rPr>
                  <w:sz w:val="15"/>
                </w:rPr>
                <w:delText>Login, logout, refresh token, user creation, role assignment, password reset by admin, profile view.</w:delText>
              </w:r>
            </w:del>
            <w:ins w:id="9" w:author="OQ-002 (Mohamed – Option C)" w:date="2026-07-04T00:00:00Z">
              <w:r>
                <w:rPr>
                  <w:sz w:val="15"/>
                </w:rPr>
                <w:t>Login, logout, refresh token, user creation, role assignment, password reset via emailed one-time link (self-service from the login screen or triggered by admin; OQ-002, Section 27.4), profile view.</w:t>
              </w:r>
            </w:ins>
          </w:p>
        </w:tc>
      </w:tr>
      <w:tr w:rsidR="00E36CE1">
        <w:trPr>
          <w:jc w:val="center"/>
        </w:trPr>
        <w:tc>
          <w:tcPr>
            <w:tcW w:w="1152" w:type="dxa"/>
          </w:tcPr>
          <w:p w:rsidR="00E36CE1" w:rsidRDefault="00000000">
            <w:pPr>
              <w:spacing w:after="0"/>
            </w:pPr>
            <w:r>
              <w:rPr>
                <w:sz w:val="15"/>
              </w:rPr>
              <w:t>S-02</w:t>
            </w:r>
          </w:p>
        </w:tc>
        <w:tc>
          <w:tcPr>
            <w:tcW w:w="2592" w:type="dxa"/>
          </w:tcPr>
          <w:p w:rsidR="00E36CE1" w:rsidRDefault="00000000">
            <w:pPr>
              <w:spacing w:after="0"/>
            </w:pPr>
            <w:r>
              <w:rPr>
                <w:sz w:val="15"/>
              </w:rPr>
              <w:t>Master data</w:t>
            </w:r>
          </w:p>
        </w:tc>
        <w:tc>
          <w:tcPr>
            <w:tcW w:w="6912" w:type="dxa"/>
          </w:tcPr>
          <w:p w:rsidR="00E36CE1" w:rsidRDefault="00000000">
            <w:pPr>
              <w:spacing w:after="0"/>
            </w:pPr>
            <w:r>
              <w:rPr>
                <w:sz w:val="15"/>
              </w:rPr>
              <w:t>Factories, production lines, machines, products, shifts, downtime reasons, scrap categories.</w:t>
            </w:r>
          </w:p>
        </w:tc>
      </w:tr>
      <w:tr w:rsidR="00E36CE1">
        <w:trPr>
          <w:jc w:val="center"/>
        </w:trPr>
        <w:tc>
          <w:tcPr>
            <w:tcW w:w="1152" w:type="dxa"/>
          </w:tcPr>
          <w:p w:rsidR="00E36CE1" w:rsidRDefault="00000000">
            <w:pPr>
              <w:spacing w:after="0"/>
            </w:pPr>
            <w:r>
              <w:rPr>
                <w:sz w:val="15"/>
              </w:rPr>
              <w:t>S-03</w:t>
            </w:r>
          </w:p>
        </w:tc>
        <w:tc>
          <w:tcPr>
            <w:tcW w:w="2592" w:type="dxa"/>
          </w:tcPr>
          <w:p w:rsidR="00E36CE1" w:rsidRDefault="00000000">
            <w:pPr>
              <w:spacing w:after="0"/>
            </w:pPr>
            <w:r>
              <w:rPr>
                <w:sz w:val="15"/>
              </w:rPr>
              <w:t>CSV import</w:t>
            </w:r>
          </w:p>
        </w:tc>
        <w:tc>
          <w:tcPr>
            <w:tcW w:w="6912" w:type="dxa"/>
          </w:tcPr>
          <w:p w:rsidR="00E36CE1" w:rsidRDefault="00000000">
            <w:pPr>
              <w:spacing w:after="0"/>
            </w:pPr>
            <w:r>
              <w:rPr>
                <w:sz w:val="15"/>
              </w:rPr>
              <w:t>Upload, validate, preview errors, commit valid records, reject invalid files.</w:t>
            </w:r>
          </w:p>
        </w:tc>
      </w:tr>
      <w:tr w:rsidR="00E36CE1">
        <w:trPr>
          <w:jc w:val="center"/>
        </w:trPr>
        <w:tc>
          <w:tcPr>
            <w:tcW w:w="1152" w:type="dxa"/>
          </w:tcPr>
          <w:p w:rsidR="00E36CE1" w:rsidRDefault="00000000">
            <w:pPr>
              <w:spacing w:after="0"/>
            </w:pPr>
            <w:r>
              <w:rPr>
                <w:sz w:val="15"/>
              </w:rPr>
              <w:t>S-04</w:t>
            </w:r>
          </w:p>
        </w:tc>
        <w:tc>
          <w:tcPr>
            <w:tcW w:w="2592" w:type="dxa"/>
          </w:tcPr>
          <w:p w:rsidR="00E36CE1" w:rsidRDefault="00000000">
            <w:pPr>
              <w:spacing w:after="0"/>
            </w:pPr>
            <w:r>
              <w:rPr>
                <w:sz w:val="15"/>
              </w:rPr>
              <w:t>Production monitoring</w:t>
            </w:r>
          </w:p>
        </w:tc>
        <w:tc>
          <w:tcPr>
            <w:tcW w:w="6912" w:type="dxa"/>
          </w:tcPr>
          <w:p w:rsidR="00E36CE1" w:rsidRDefault="00000000">
            <w:pPr>
              <w:spacing w:after="0"/>
            </w:pPr>
            <w:r>
              <w:rPr>
                <w:sz w:val="15"/>
              </w:rPr>
              <w:t>Units produced, output by machine/line/shift/product, trend views.</w:t>
            </w:r>
          </w:p>
        </w:tc>
      </w:tr>
      <w:tr w:rsidR="00E36CE1">
        <w:trPr>
          <w:jc w:val="center"/>
        </w:trPr>
        <w:tc>
          <w:tcPr>
            <w:tcW w:w="1152" w:type="dxa"/>
          </w:tcPr>
          <w:p w:rsidR="00E36CE1" w:rsidRDefault="00000000">
            <w:pPr>
              <w:spacing w:after="0"/>
            </w:pPr>
            <w:r>
              <w:rPr>
                <w:sz w:val="15"/>
              </w:rPr>
              <w:t>S-05</w:t>
            </w:r>
          </w:p>
        </w:tc>
        <w:tc>
          <w:tcPr>
            <w:tcW w:w="2592" w:type="dxa"/>
          </w:tcPr>
          <w:p w:rsidR="00E36CE1" w:rsidRDefault="00000000">
            <w:pPr>
              <w:spacing w:after="0"/>
            </w:pPr>
            <w:r>
              <w:rPr>
                <w:sz w:val="15"/>
              </w:rPr>
              <w:t>Energy monitoring</w:t>
            </w:r>
          </w:p>
        </w:tc>
        <w:tc>
          <w:tcPr>
            <w:tcW w:w="6912" w:type="dxa"/>
          </w:tcPr>
          <w:p w:rsidR="00E36CE1" w:rsidRDefault="00000000">
            <w:pPr>
              <w:spacing w:after="0"/>
            </w:pPr>
            <w:r>
              <w:rPr>
                <w:sz w:val="15"/>
              </w:rPr>
              <w:t>kWh totals, energy per unit, abnormal consumption detection.</w:t>
            </w:r>
          </w:p>
        </w:tc>
      </w:tr>
      <w:tr w:rsidR="00E36CE1">
        <w:trPr>
          <w:jc w:val="center"/>
        </w:trPr>
        <w:tc>
          <w:tcPr>
            <w:tcW w:w="1152" w:type="dxa"/>
          </w:tcPr>
          <w:p w:rsidR="00E36CE1" w:rsidRDefault="00000000">
            <w:pPr>
              <w:spacing w:after="0"/>
            </w:pPr>
            <w:r>
              <w:rPr>
                <w:sz w:val="15"/>
              </w:rPr>
              <w:t>S-06</w:t>
            </w:r>
          </w:p>
        </w:tc>
        <w:tc>
          <w:tcPr>
            <w:tcW w:w="2592" w:type="dxa"/>
          </w:tcPr>
          <w:p w:rsidR="00E36CE1" w:rsidRDefault="00000000">
            <w:pPr>
              <w:spacing w:after="0"/>
            </w:pPr>
            <w:r>
              <w:rPr>
                <w:sz w:val="15"/>
              </w:rPr>
              <w:t>Scrap and downtime</w:t>
            </w:r>
          </w:p>
        </w:tc>
        <w:tc>
          <w:tcPr>
            <w:tcW w:w="6912" w:type="dxa"/>
          </w:tcPr>
          <w:p w:rsidR="00E36CE1" w:rsidRDefault="00000000">
            <w:pPr>
              <w:spacing w:after="0"/>
            </w:pPr>
            <w:r>
              <w:rPr>
                <w:sz w:val="15"/>
              </w:rPr>
              <w:t>Scrap rate, downtime minutes, Pareto views by reason and machine.</w:t>
            </w:r>
          </w:p>
        </w:tc>
      </w:tr>
      <w:tr w:rsidR="00E36CE1">
        <w:trPr>
          <w:jc w:val="center"/>
        </w:trPr>
        <w:tc>
          <w:tcPr>
            <w:tcW w:w="1152" w:type="dxa"/>
          </w:tcPr>
          <w:p w:rsidR="00E36CE1" w:rsidRDefault="00000000">
            <w:pPr>
              <w:spacing w:after="0"/>
            </w:pPr>
            <w:r>
              <w:rPr>
                <w:sz w:val="15"/>
              </w:rPr>
              <w:t>S-07</w:t>
            </w:r>
          </w:p>
        </w:tc>
        <w:tc>
          <w:tcPr>
            <w:tcW w:w="2592" w:type="dxa"/>
          </w:tcPr>
          <w:p w:rsidR="00E36CE1" w:rsidRDefault="00000000">
            <w:pPr>
              <w:spacing w:after="0"/>
            </w:pPr>
            <w:r>
              <w:rPr>
                <w:sz w:val="15"/>
              </w:rPr>
              <w:t>Analytics</w:t>
            </w:r>
          </w:p>
        </w:tc>
        <w:tc>
          <w:tcPr>
            <w:tcW w:w="6912" w:type="dxa"/>
          </w:tcPr>
          <w:p w:rsidR="00E36CE1" w:rsidRDefault="00000000">
            <w:pPr>
              <w:spacing w:after="0"/>
            </w:pPr>
            <w:r>
              <w:rPr>
                <w:sz w:val="15"/>
              </w:rPr>
              <w:t>Rule thresholds, z-score anomaly detection, severity scoring and explanations.</w:t>
            </w:r>
          </w:p>
        </w:tc>
      </w:tr>
      <w:tr w:rsidR="00E36CE1">
        <w:trPr>
          <w:jc w:val="center"/>
        </w:trPr>
        <w:tc>
          <w:tcPr>
            <w:tcW w:w="1152" w:type="dxa"/>
          </w:tcPr>
          <w:p w:rsidR="00E36CE1" w:rsidRDefault="00000000">
            <w:pPr>
              <w:spacing w:after="0"/>
            </w:pPr>
            <w:r>
              <w:rPr>
                <w:sz w:val="15"/>
              </w:rPr>
              <w:t>S-08</w:t>
            </w:r>
          </w:p>
        </w:tc>
        <w:tc>
          <w:tcPr>
            <w:tcW w:w="2592" w:type="dxa"/>
          </w:tcPr>
          <w:p w:rsidR="00E36CE1" w:rsidRDefault="00000000">
            <w:pPr>
              <w:spacing w:after="0"/>
            </w:pPr>
            <w:r>
              <w:rPr>
                <w:sz w:val="15"/>
              </w:rPr>
              <w:t>Maintenance tickets</w:t>
            </w:r>
          </w:p>
        </w:tc>
        <w:tc>
          <w:tcPr>
            <w:tcW w:w="6912" w:type="dxa"/>
          </w:tcPr>
          <w:p w:rsidR="00E36CE1" w:rsidRDefault="00000000">
            <w:pPr>
              <w:spacing w:after="0"/>
            </w:pPr>
            <w:r>
              <w:rPr>
                <w:sz w:val="15"/>
              </w:rPr>
              <w:t>Create, update, assign, comment, close and link tickets to anomalies.</w:t>
            </w:r>
          </w:p>
        </w:tc>
      </w:tr>
      <w:tr w:rsidR="00E36CE1">
        <w:trPr>
          <w:jc w:val="center"/>
        </w:trPr>
        <w:tc>
          <w:tcPr>
            <w:tcW w:w="1152" w:type="dxa"/>
          </w:tcPr>
          <w:p w:rsidR="00E36CE1" w:rsidRDefault="00000000">
            <w:pPr>
              <w:spacing w:after="0"/>
            </w:pPr>
            <w:r>
              <w:rPr>
                <w:sz w:val="15"/>
              </w:rPr>
              <w:t>S-09</w:t>
            </w:r>
          </w:p>
        </w:tc>
        <w:tc>
          <w:tcPr>
            <w:tcW w:w="2592" w:type="dxa"/>
          </w:tcPr>
          <w:p w:rsidR="00E36CE1" w:rsidRDefault="00000000">
            <w:pPr>
              <w:spacing w:after="0"/>
            </w:pPr>
            <w:r>
              <w:rPr>
                <w:sz w:val="15"/>
              </w:rPr>
              <w:t>Dashboard</w:t>
            </w:r>
          </w:p>
        </w:tc>
        <w:tc>
          <w:tcPr>
            <w:tcW w:w="6912" w:type="dxa"/>
          </w:tcPr>
          <w:p w:rsidR="00E36CE1" w:rsidRDefault="00000000">
            <w:pPr>
              <w:spacing w:after="0"/>
            </w:pPr>
            <w:r>
              <w:rPr>
                <w:sz w:val="15"/>
              </w:rPr>
              <w:t>Role-based dashboard cards, filters, charts and anomaly list.</w:t>
            </w:r>
          </w:p>
        </w:tc>
      </w:tr>
      <w:tr w:rsidR="00E36CE1">
        <w:trPr>
          <w:jc w:val="center"/>
        </w:trPr>
        <w:tc>
          <w:tcPr>
            <w:tcW w:w="1152" w:type="dxa"/>
          </w:tcPr>
          <w:p w:rsidR="00E36CE1" w:rsidRDefault="00000000">
            <w:pPr>
              <w:spacing w:after="0"/>
            </w:pPr>
            <w:r>
              <w:rPr>
                <w:sz w:val="15"/>
              </w:rPr>
              <w:t>S-10</w:t>
            </w:r>
          </w:p>
        </w:tc>
        <w:tc>
          <w:tcPr>
            <w:tcW w:w="2592" w:type="dxa"/>
          </w:tcPr>
          <w:p w:rsidR="00E36CE1" w:rsidRDefault="00000000">
            <w:pPr>
              <w:spacing w:after="0"/>
            </w:pPr>
            <w:r>
              <w:rPr>
                <w:sz w:val="15"/>
              </w:rPr>
              <w:t>Reports</w:t>
            </w:r>
          </w:p>
        </w:tc>
        <w:tc>
          <w:tcPr>
            <w:tcW w:w="6912" w:type="dxa"/>
          </w:tcPr>
          <w:p w:rsidR="00E36CE1" w:rsidRDefault="00000000">
            <w:pPr>
              <w:spacing w:after="0"/>
            </w:pPr>
            <w:r>
              <w:rPr>
                <w:sz w:val="15"/>
              </w:rPr>
              <w:t>Monthly PDF report and CSV exports.</w:t>
            </w:r>
          </w:p>
        </w:tc>
      </w:tr>
      <w:tr w:rsidR="00E36CE1">
        <w:trPr>
          <w:jc w:val="center"/>
        </w:trPr>
        <w:tc>
          <w:tcPr>
            <w:tcW w:w="1152" w:type="dxa"/>
          </w:tcPr>
          <w:p w:rsidR="00E36CE1" w:rsidRDefault="00000000">
            <w:pPr>
              <w:spacing w:after="0"/>
            </w:pPr>
            <w:r>
              <w:rPr>
                <w:sz w:val="15"/>
              </w:rPr>
              <w:t>S-11</w:t>
            </w:r>
          </w:p>
        </w:tc>
        <w:tc>
          <w:tcPr>
            <w:tcW w:w="2592" w:type="dxa"/>
          </w:tcPr>
          <w:p w:rsidR="00E36CE1" w:rsidRDefault="00000000">
            <w:pPr>
              <w:spacing w:after="0"/>
            </w:pPr>
            <w:r>
              <w:rPr>
                <w:sz w:val="15"/>
              </w:rPr>
              <w:t>Audit logging</w:t>
            </w:r>
          </w:p>
        </w:tc>
        <w:tc>
          <w:tcPr>
            <w:tcW w:w="6912" w:type="dxa"/>
          </w:tcPr>
          <w:p w:rsidR="00E36CE1" w:rsidRDefault="00000000">
            <w:pPr>
              <w:spacing w:after="0"/>
            </w:pPr>
            <w:r>
              <w:rPr>
                <w:sz w:val="15"/>
              </w:rPr>
              <w:t>Security events, imports, role changes and critical business actions.</w:t>
            </w:r>
          </w:p>
        </w:tc>
      </w:tr>
      <w:tr w:rsidR="00E36CE1">
        <w:trPr>
          <w:jc w:val="center"/>
        </w:trPr>
        <w:tc>
          <w:tcPr>
            <w:tcW w:w="1152" w:type="dxa"/>
          </w:tcPr>
          <w:p w:rsidR="00E36CE1" w:rsidRDefault="00000000">
            <w:pPr>
              <w:spacing w:after="0"/>
            </w:pPr>
            <w:r>
              <w:rPr>
                <w:sz w:val="15"/>
              </w:rPr>
              <w:t>S-12</w:t>
            </w:r>
          </w:p>
        </w:tc>
        <w:tc>
          <w:tcPr>
            <w:tcW w:w="2592" w:type="dxa"/>
          </w:tcPr>
          <w:p w:rsidR="00E36CE1" w:rsidRDefault="00000000">
            <w:pPr>
              <w:spacing w:after="0"/>
            </w:pPr>
            <w:r>
              <w:rPr>
                <w:sz w:val="15"/>
              </w:rPr>
              <w:t>Admin settings</w:t>
            </w:r>
          </w:p>
        </w:tc>
        <w:tc>
          <w:tcPr>
            <w:tcW w:w="6912" w:type="dxa"/>
          </w:tcPr>
          <w:p w:rsidR="00E36CE1" w:rsidRDefault="00000000">
            <w:pPr>
              <w:spacing w:after="0"/>
            </w:pPr>
            <w:r>
              <w:rPr>
                <w:sz w:val="15"/>
              </w:rPr>
              <w:t>Threshold configuration, shift calendar, user management and reference data.</w:t>
            </w:r>
          </w:p>
        </w:tc>
      </w:tr>
    </w:tbl>
    <w:p w:rsidR="00E36CE1" w:rsidRDefault="00E36CE1"/>
    <w:p w:rsidR="00E36CE1" w:rsidRDefault="00000000">
      <w:pPr>
        <w:pStyle w:val="Heading2"/>
      </w:pPr>
      <w:r>
        <w:t>6.2 In-Scope Technical Work</w:t>
      </w:r>
    </w:p>
    <w:p w:rsidR="00E36CE1" w:rsidRDefault="00000000">
      <w:pPr>
        <w:pStyle w:val="ListBullet"/>
      </w:pPr>
      <w:r>
        <w:t>One Git repository with frontend, backend, database migration and Docker Compose files.</w:t>
      </w:r>
    </w:p>
    <w:p w:rsidR="00E36CE1" w:rsidRDefault="00000000">
      <w:pPr>
        <w:pStyle w:val="ListBullet"/>
      </w:pPr>
      <w:r>
        <w:t>Java 25 backend compiled and tested through Maven Wrapper.</w:t>
      </w:r>
    </w:p>
    <w:p w:rsidR="00E36CE1" w:rsidRDefault="00000000">
      <w:pPr>
        <w:pStyle w:val="ListBullet"/>
      </w:pPr>
      <w:r>
        <w:t>PostgreSQL schema created only through Liquibase changesets.</w:t>
      </w:r>
    </w:p>
    <w:p w:rsidR="00E36CE1" w:rsidRDefault="00000000">
      <w:pPr>
        <w:pStyle w:val="ListBullet"/>
      </w:pPr>
      <w:r>
        <w:t>REST API documented through OpenAPI and covered by integration tests.</w:t>
      </w:r>
    </w:p>
    <w:p w:rsidR="00E36CE1" w:rsidRDefault="00000000">
      <w:pPr>
        <w:pStyle w:val="ListBullet"/>
      </w:pPr>
      <w:r>
        <w:t>Frontend consumes backend APIs only; no direct database access from frontend.</w:t>
      </w:r>
    </w:p>
    <w:p w:rsidR="00E36CE1" w:rsidRDefault="00000000">
      <w:pPr>
        <w:pStyle w:val="ListBullet"/>
      </w:pPr>
      <w:r>
        <w:t>Local developer environment starts with docker compose up after environment file creation.</w:t>
      </w:r>
    </w:p>
    <w:p w:rsidR="00E36CE1" w:rsidRDefault="00000000">
      <w:pPr>
        <w:pStyle w:val="ListBullet"/>
      </w:pPr>
      <w:r>
        <w:t>Seed data for demo machines, lines, products, shifts and sample measurements.</w:t>
      </w:r>
    </w:p>
    <w:p w:rsidR="00E36CE1" w:rsidRDefault="00000000">
      <w:pPr>
        <w:pStyle w:val="ListBullet"/>
      </w:pPr>
      <w:r>
        <w:t>Basic operational monitoring through Spring Boot Actuator endpoints protected from public access.</w:t>
      </w:r>
    </w:p>
    <w:p w:rsidR="00E36CE1" w:rsidRDefault="00000000">
      <w:r>
        <w:br w:type="page"/>
      </w:r>
    </w:p>
    <w:p w:rsidR="00E36CE1" w:rsidRDefault="00000000">
      <w:pPr>
        <w:pStyle w:val="Heading1"/>
      </w:pPr>
      <w:r>
        <w:rPr>
          <w:color w:val="1F4E79"/>
        </w:rPr>
        <w:t>7. Explicit Out of Scope</w:t>
      </w:r>
    </w:p>
    <w:p w:rsidR="00E36CE1" w:rsidRDefault="00000000">
      <w:r>
        <w:t>The following items shall not be implemented in the MVP. They may appear in a later roadmap, but developers shall not build them now. This is not pessimism; it is scope hygiene, an endangered species.</w:t>
      </w:r>
    </w:p>
    <w:tbl>
      <w:tblPr>
        <w:tblStyle w:val="TableGrid"/>
        <w:tblW w:w="0" w:type="auto"/>
        <w:jc w:val="center"/>
        <w:tblLook w:val="04A0" w:firstRow="1" w:lastRow="0" w:firstColumn="1" w:lastColumn="0" w:noHBand="0" w:noVBand="1"/>
      </w:tblPr>
      <w:tblGrid>
        <w:gridCol w:w="1249"/>
        <w:gridCol w:w="4101"/>
        <w:gridCol w:w="4649"/>
      </w:tblGrid>
      <w:tr w:rsidR="00E36CE1">
        <w:trPr>
          <w:tblHeader/>
          <w:jc w:val="center"/>
        </w:trPr>
        <w:tc>
          <w:tcPr>
            <w:tcW w:w="1296" w:type="dxa"/>
            <w:shd w:val="clear" w:color="auto" w:fill="D9EAF7"/>
          </w:tcPr>
          <w:p w:rsidR="00E36CE1" w:rsidRDefault="00000000">
            <w:pPr>
              <w:spacing w:after="0"/>
            </w:pPr>
            <w:r>
              <w:rPr>
                <w:b/>
                <w:sz w:val="15"/>
              </w:rPr>
              <w:t>Out-of-scope ID</w:t>
            </w:r>
          </w:p>
        </w:tc>
        <w:tc>
          <w:tcPr>
            <w:tcW w:w="4320" w:type="dxa"/>
            <w:shd w:val="clear" w:color="auto" w:fill="D9EAF7"/>
          </w:tcPr>
          <w:p w:rsidR="00E36CE1" w:rsidRDefault="00000000">
            <w:pPr>
              <w:spacing w:after="0"/>
            </w:pPr>
            <w:r>
              <w:rPr>
                <w:b/>
                <w:sz w:val="15"/>
              </w:rPr>
              <w:t>Excluded item</w:t>
            </w:r>
          </w:p>
        </w:tc>
        <w:tc>
          <w:tcPr>
            <w:tcW w:w="4896" w:type="dxa"/>
            <w:shd w:val="clear" w:color="auto" w:fill="D9EAF7"/>
          </w:tcPr>
          <w:p w:rsidR="00E36CE1" w:rsidRDefault="00000000">
            <w:pPr>
              <w:spacing w:after="0"/>
            </w:pPr>
            <w:r>
              <w:rPr>
                <w:b/>
                <w:sz w:val="15"/>
              </w:rPr>
              <w:t>Reason</w:t>
            </w:r>
          </w:p>
        </w:tc>
      </w:tr>
      <w:tr w:rsidR="00E36CE1">
        <w:trPr>
          <w:jc w:val="center"/>
        </w:trPr>
        <w:tc>
          <w:tcPr>
            <w:tcW w:w="1296" w:type="dxa"/>
          </w:tcPr>
          <w:p w:rsidR="00E36CE1" w:rsidRDefault="00000000">
            <w:pPr>
              <w:spacing w:after="0"/>
            </w:pPr>
            <w:r>
              <w:rPr>
                <w:sz w:val="15"/>
              </w:rPr>
              <w:t>OOS-01</w:t>
            </w:r>
          </w:p>
        </w:tc>
        <w:tc>
          <w:tcPr>
            <w:tcW w:w="4320" w:type="dxa"/>
          </w:tcPr>
          <w:p w:rsidR="00E36CE1" w:rsidRDefault="00000000">
            <w:pPr>
              <w:spacing w:after="0"/>
            </w:pPr>
            <w:r>
              <w:rPr>
                <w:sz w:val="15"/>
              </w:rPr>
              <w:t>Direct PLC, SCADA, HMI or machine control integration.</w:t>
            </w:r>
          </w:p>
        </w:tc>
        <w:tc>
          <w:tcPr>
            <w:tcW w:w="4896" w:type="dxa"/>
          </w:tcPr>
          <w:p w:rsidR="00E36CE1" w:rsidRDefault="00000000">
            <w:pPr>
              <w:spacing w:after="0"/>
            </w:pPr>
            <w:r>
              <w:rPr>
                <w:sz w:val="15"/>
              </w:rPr>
              <w:t>Safety-critical and site-specific; not appropriate for MVP.</w:t>
            </w:r>
          </w:p>
        </w:tc>
      </w:tr>
      <w:tr w:rsidR="00E36CE1">
        <w:trPr>
          <w:jc w:val="center"/>
        </w:trPr>
        <w:tc>
          <w:tcPr>
            <w:tcW w:w="1296" w:type="dxa"/>
          </w:tcPr>
          <w:p w:rsidR="00E36CE1" w:rsidRDefault="00000000">
            <w:pPr>
              <w:spacing w:after="0"/>
            </w:pPr>
            <w:r>
              <w:rPr>
                <w:sz w:val="15"/>
              </w:rPr>
              <w:t>OOS-02</w:t>
            </w:r>
          </w:p>
        </w:tc>
        <w:tc>
          <w:tcPr>
            <w:tcW w:w="4320" w:type="dxa"/>
          </w:tcPr>
          <w:p w:rsidR="00E36CE1" w:rsidRDefault="00000000">
            <w:pPr>
              <w:spacing w:after="0"/>
            </w:pPr>
            <w:r>
              <w:rPr>
                <w:sz w:val="15"/>
              </w:rPr>
              <w:t>OPC UA, MQTT, Modbus or industrial gateway ingestion.</w:t>
            </w:r>
          </w:p>
        </w:tc>
        <w:tc>
          <w:tcPr>
            <w:tcW w:w="4896" w:type="dxa"/>
          </w:tcPr>
          <w:p w:rsidR="00E36CE1" w:rsidRDefault="00000000">
            <w:pPr>
              <w:spacing w:after="0"/>
            </w:pPr>
            <w:r>
              <w:rPr>
                <w:sz w:val="15"/>
              </w:rPr>
              <w:t>Reserved for Phase 2 after CSV model is validated.</w:t>
            </w:r>
          </w:p>
        </w:tc>
      </w:tr>
      <w:tr w:rsidR="00E36CE1">
        <w:trPr>
          <w:jc w:val="center"/>
        </w:trPr>
        <w:tc>
          <w:tcPr>
            <w:tcW w:w="1296" w:type="dxa"/>
          </w:tcPr>
          <w:p w:rsidR="00E36CE1" w:rsidRDefault="00000000">
            <w:pPr>
              <w:spacing w:after="0"/>
            </w:pPr>
            <w:r>
              <w:rPr>
                <w:sz w:val="15"/>
              </w:rPr>
              <w:t>OOS-03</w:t>
            </w:r>
          </w:p>
        </w:tc>
        <w:tc>
          <w:tcPr>
            <w:tcW w:w="4320" w:type="dxa"/>
          </w:tcPr>
          <w:p w:rsidR="00E36CE1" w:rsidRDefault="00000000">
            <w:pPr>
              <w:spacing w:after="0"/>
            </w:pPr>
            <w:r>
              <w:rPr>
                <w:sz w:val="15"/>
              </w:rPr>
              <w:t>Automatic machine shutdown, parameter changes or actuation.</w:t>
            </w:r>
          </w:p>
        </w:tc>
        <w:tc>
          <w:tcPr>
            <w:tcW w:w="4896" w:type="dxa"/>
          </w:tcPr>
          <w:p w:rsidR="00E36CE1" w:rsidRDefault="00000000">
            <w:pPr>
              <w:spacing w:after="0"/>
            </w:pPr>
            <w:r>
              <w:rPr>
                <w:sz w:val="15"/>
              </w:rPr>
              <w:t>The system is decision-support only.</w:t>
            </w:r>
          </w:p>
        </w:tc>
      </w:tr>
      <w:tr w:rsidR="00E36CE1">
        <w:trPr>
          <w:jc w:val="center"/>
        </w:trPr>
        <w:tc>
          <w:tcPr>
            <w:tcW w:w="1296" w:type="dxa"/>
          </w:tcPr>
          <w:p w:rsidR="00E36CE1" w:rsidRDefault="00000000">
            <w:pPr>
              <w:spacing w:after="0"/>
            </w:pPr>
            <w:r>
              <w:rPr>
                <w:sz w:val="15"/>
              </w:rPr>
              <w:t>OOS-04</w:t>
            </w:r>
          </w:p>
        </w:tc>
        <w:tc>
          <w:tcPr>
            <w:tcW w:w="4320" w:type="dxa"/>
          </w:tcPr>
          <w:p w:rsidR="00E36CE1" w:rsidRDefault="00000000">
            <w:pPr>
              <w:spacing w:after="0"/>
            </w:pPr>
            <w:r>
              <w:rPr>
                <w:sz w:val="15"/>
              </w:rPr>
              <w:t>Certified predictive maintenance model.</w:t>
            </w:r>
          </w:p>
        </w:tc>
        <w:tc>
          <w:tcPr>
            <w:tcW w:w="4896" w:type="dxa"/>
          </w:tcPr>
          <w:p w:rsidR="00E36CE1" w:rsidRDefault="00000000">
            <w:pPr>
              <w:spacing w:after="0"/>
            </w:pPr>
            <w:r>
              <w:rPr>
                <w:sz w:val="15"/>
              </w:rPr>
              <w:t>MVP provides heuristic recommendations, not certified predictions.</w:t>
            </w:r>
          </w:p>
        </w:tc>
      </w:tr>
      <w:tr w:rsidR="00E36CE1">
        <w:trPr>
          <w:jc w:val="center"/>
        </w:trPr>
        <w:tc>
          <w:tcPr>
            <w:tcW w:w="1296" w:type="dxa"/>
          </w:tcPr>
          <w:p w:rsidR="00E36CE1" w:rsidRDefault="00000000">
            <w:pPr>
              <w:spacing w:after="0"/>
            </w:pPr>
            <w:r>
              <w:rPr>
                <w:sz w:val="15"/>
              </w:rPr>
              <w:t>OOS-05</w:t>
            </w:r>
          </w:p>
        </w:tc>
        <w:tc>
          <w:tcPr>
            <w:tcW w:w="4320" w:type="dxa"/>
          </w:tcPr>
          <w:p w:rsidR="00E36CE1" w:rsidRDefault="00000000">
            <w:pPr>
              <w:spacing w:after="0"/>
            </w:pPr>
            <w:r>
              <w:rPr>
                <w:sz w:val="15"/>
              </w:rPr>
              <w:t>Full MES functionality.</w:t>
            </w:r>
          </w:p>
        </w:tc>
        <w:tc>
          <w:tcPr>
            <w:tcW w:w="4896" w:type="dxa"/>
          </w:tcPr>
          <w:p w:rsidR="00E36CE1" w:rsidRDefault="00000000">
            <w:pPr>
              <w:spacing w:after="0"/>
            </w:pPr>
            <w:r>
              <w:rPr>
                <w:sz w:val="15"/>
              </w:rPr>
              <w:t>No production scheduling, routing, BOM execution, operator terminal or work instruction execution.</w:t>
            </w:r>
          </w:p>
        </w:tc>
      </w:tr>
      <w:tr w:rsidR="00E36CE1">
        <w:trPr>
          <w:jc w:val="center"/>
        </w:trPr>
        <w:tc>
          <w:tcPr>
            <w:tcW w:w="1296" w:type="dxa"/>
          </w:tcPr>
          <w:p w:rsidR="00E36CE1" w:rsidRDefault="00000000">
            <w:pPr>
              <w:spacing w:after="0"/>
            </w:pPr>
            <w:r>
              <w:rPr>
                <w:sz w:val="15"/>
              </w:rPr>
              <w:t>OOS-06</w:t>
            </w:r>
          </w:p>
        </w:tc>
        <w:tc>
          <w:tcPr>
            <w:tcW w:w="4320" w:type="dxa"/>
          </w:tcPr>
          <w:p w:rsidR="00E36CE1" w:rsidRDefault="00000000">
            <w:pPr>
              <w:spacing w:after="0"/>
            </w:pPr>
            <w:r>
              <w:rPr>
                <w:sz w:val="15"/>
              </w:rPr>
              <w:t>ERP write-back.</w:t>
            </w:r>
          </w:p>
        </w:tc>
        <w:tc>
          <w:tcPr>
            <w:tcW w:w="4896" w:type="dxa"/>
          </w:tcPr>
          <w:p w:rsidR="00E36CE1" w:rsidRDefault="00000000">
            <w:pPr>
              <w:spacing w:after="0"/>
            </w:pPr>
            <w:r>
              <w:rPr>
                <w:sz w:val="15"/>
              </w:rPr>
              <w:t>No SAP, BMD, Microsoft Dynamics, proAlpha or other ERP connectors.</w:t>
            </w:r>
          </w:p>
        </w:tc>
      </w:tr>
      <w:tr w:rsidR="00E36CE1">
        <w:trPr>
          <w:jc w:val="center"/>
        </w:trPr>
        <w:tc>
          <w:tcPr>
            <w:tcW w:w="1296" w:type="dxa"/>
          </w:tcPr>
          <w:p w:rsidR="00E36CE1" w:rsidRDefault="00000000">
            <w:pPr>
              <w:spacing w:after="0"/>
            </w:pPr>
            <w:r>
              <w:rPr>
                <w:sz w:val="15"/>
              </w:rPr>
              <w:t>OOS-07</w:t>
            </w:r>
          </w:p>
        </w:tc>
        <w:tc>
          <w:tcPr>
            <w:tcW w:w="4320" w:type="dxa"/>
          </w:tcPr>
          <w:p w:rsidR="00E36CE1" w:rsidRDefault="00000000">
            <w:pPr>
              <w:spacing w:after="0"/>
            </w:pPr>
            <w:r>
              <w:rPr>
                <w:sz w:val="15"/>
              </w:rPr>
              <w:t>Multi-tenant SaaS.</w:t>
            </w:r>
          </w:p>
        </w:tc>
        <w:tc>
          <w:tcPr>
            <w:tcW w:w="4896" w:type="dxa"/>
          </w:tcPr>
          <w:p w:rsidR="00E36CE1" w:rsidRDefault="00000000">
            <w:pPr>
              <w:spacing w:after="0"/>
            </w:pPr>
            <w:r>
              <w:rPr>
                <w:sz w:val="15"/>
              </w:rPr>
              <w:t>MVP is single-tenant. Customer isolation by tenant is out of scope.</w:t>
            </w:r>
          </w:p>
        </w:tc>
      </w:tr>
      <w:tr w:rsidR="00E36CE1">
        <w:trPr>
          <w:jc w:val="center"/>
        </w:trPr>
        <w:tc>
          <w:tcPr>
            <w:tcW w:w="1296" w:type="dxa"/>
          </w:tcPr>
          <w:p w:rsidR="00E36CE1" w:rsidRDefault="00000000">
            <w:pPr>
              <w:spacing w:after="0"/>
            </w:pPr>
            <w:r>
              <w:rPr>
                <w:sz w:val="15"/>
              </w:rPr>
              <w:t>OOS-08</w:t>
            </w:r>
          </w:p>
        </w:tc>
        <w:tc>
          <w:tcPr>
            <w:tcW w:w="4320" w:type="dxa"/>
          </w:tcPr>
          <w:p w:rsidR="00E36CE1" w:rsidRDefault="00000000">
            <w:pPr>
              <w:spacing w:after="0"/>
            </w:pPr>
            <w:r>
              <w:rPr>
                <w:sz w:val="15"/>
              </w:rPr>
              <w:t>Mobile native apps.</w:t>
            </w:r>
          </w:p>
        </w:tc>
        <w:tc>
          <w:tcPr>
            <w:tcW w:w="4896" w:type="dxa"/>
          </w:tcPr>
          <w:p w:rsidR="00E36CE1" w:rsidRDefault="00000000">
            <w:pPr>
              <w:spacing w:after="0"/>
            </w:pPr>
            <w:r>
              <w:rPr>
                <w:sz w:val="15"/>
              </w:rPr>
              <w:t>Responsive web only. No iOS or Android app.</w:t>
            </w:r>
          </w:p>
        </w:tc>
      </w:tr>
      <w:tr w:rsidR="00E36CE1">
        <w:trPr>
          <w:jc w:val="center"/>
        </w:trPr>
        <w:tc>
          <w:tcPr>
            <w:tcW w:w="1296" w:type="dxa"/>
          </w:tcPr>
          <w:p w:rsidR="00E36CE1" w:rsidRDefault="00000000">
            <w:pPr>
              <w:spacing w:after="0"/>
            </w:pPr>
            <w:r>
              <w:rPr>
                <w:sz w:val="15"/>
              </w:rPr>
              <w:t>OOS-09</w:t>
            </w:r>
          </w:p>
        </w:tc>
        <w:tc>
          <w:tcPr>
            <w:tcW w:w="4320" w:type="dxa"/>
          </w:tcPr>
          <w:p w:rsidR="00E36CE1" w:rsidRDefault="00000000">
            <w:pPr>
              <w:spacing w:after="0"/>
            </w:pPr>
            <w:r>
              <w:rPr>
                <w:sz w:val="15"/>
              </w:rPr>
              <w:t>External generative AI or LLM integration.</w:t>
            </w:r>
          </w:p>
        </w:tc>
        <w:tc>
          <w:tcPr>
            <w:tcW w:w="4896" w:type="dxa"/>
          </w:tcPr>
          <w:p w:rsidR="00E36CE1" w:rsidRDefault="00000000">
            <w:pPr>
              <w:spacing w:after="0"/>
            </w:pPr>
            <w:r>
              <w:rPr>
                <w:sz w:val="15"/>
              </w:rPr>
              <w:t>No production dependency on external AI calls in MVP.</w:t>
            </w:r>
          </w:p>
        </w:tc>
      </w:tr>
      <w:tr w:rsidR="00E36CE1">
        <w:trPr>
          <w:jc w:val="center"/>
        </w:trPr>
        <w:tc>
          <w:tcPr>
            <w:tcW w:w="1296" w:type="dxa"/>
          </w:tcPr>
          <w:p w:rsidR="00E36CE1" w:rsidRDefault="00000000">
            <w:pPr>
              <w:spacing w:after="0"/>
            </w:pPr>
            <w:r>
              <w:rPr>
                <w:sz w:val="15"/>
              </w:rPr>
              <w:t>OOS-10</w:t>
            </w:r>
          </w:p>
        </w:tc>
        <w:tc>
          <w:tcPr>
            <w:tcW w:w="4320" w:type="dxa"/>
          </w:tcPr>
          <w:p w:rsidR="00E36CE1" w:rsidRDefault="00000000">
            <w:pPr>
              <w:spacing w:after="0"/>
            </w:pPr>
            <w:r>
              <w:rPr>
                <w:sz w:val="15"/>
              </w:rPr>
              <w:t>Python microservice for analytics.</w:t>
            </w:r>
          </w:p>
        </w:tc>
        <w:tc>
          <w:tcPr>
            <w:tcW w:w="4896" w:type="dxa"/>
          </w:tcPr>
          <w:p w:rsidR="00E36CE1" w:rsidRDefault="00000000">
            <w:pPr>
              <w:spacing w:after="0"/>
            </w:pPr>
            <w:r>
              <w:rPr>
                <w:sz w:val="15"/>
              </w:rPr>
              <w:t>Backend analytics shall be implemented in Java 25.</w:t>
            </w:r>
          </w:p>
        </w:tc>
      </w:tr>
      <w:tr w:rsidR="00E36CE1">
        <w:trPr>
          <w:jc w:val="center"/>
        </w:trPr>
        <w:tc>
          <w:tcPr>
            <w:tcW w:w="1296" w:type="dxa"/>
          </w:tcPr>
          <w:p w:rsidR="00E36CE1" w:rsidRDefault="00000000">
            <w:pPr>
              <w:spacing w:after="0"/>
            </w:pPr>
            <w:r>
              <w:rPr>
                <w:sz w:val="15"/>
              </w:rPr>
              <w:t>OOS-11</w:t>
            </w:r>
          </w:p>
        </w:tc>
        <w:tc>
          <w:tcPr>
            <w:tcW w:w="4320" w:type="dxa"/>
          </w:tcPr>
          <w:p w:rsidR="00E36CE1" w:rsidRDefault="00000000">
            <w:pPr>
              <w:spacing w:after="0"/>
            </w:pPr>
            <w:r>
              <w:rPr>
                <w:sz w:val="15"/>
              </w:rPr>
              <w:t>Advanced digital twin simulation.</w:t>
            </w:r>
          </w:p>
        </w:tc>
        <w:tc>
          <w:tcPr>
            <w:tcW w:w="4896" w:type="dxa"/>
          </w:tcPr>
          <w:p w:rsidR="00E36CE1" w:rsidRDefault="00000000">
            <w:pPr>
              <w:spacing w:after="0"/>
            </w:pPr>
            <w:r>
              <w:rPr>
                <w:sz w:val="15"/>
              </w:rPr>
              <w:t>No physics model or simulation engine.</w:t>
            </w:r>
          </w:p>
        </w:tc>
      </w:tr>
      <w:tr w:rsidR="00E36CE1">
        <w:trPr>
          <w:jc w:val="center"/>
        </w:trPr>
        <w:tc>
          <w:tcPr>
            <w:tcW w:w="1296" w:type="dxa"/>
          </w:tcPr>
          <w:p w:rsidR="00E36CE1" w:rsidRDefault="00000000">
            <w:pPr>
              <w:spacing w:after="0"/>
            </w:pPr>
            <w:r>
              <w:rPr>
                <w:sz w:val="15"/>
              </w:rPr>
              <w:t>OOS-12</w:t>
            </w:r>
          </w:p>
        </w:tc>
        <w:tc>
          <w:tcPr>
            <w:tcW w:w="4320" w:type="dxa"/>
          </w:tcPr>
          <w:p w:rsidR="00E36CE1" w:rsidRDefault="00000000">
            <w:pPr>
              <w:spacing w:after="0"/>
            </w:pPr>
            <w:r>
              <w:rPr>
                <w:sz w:val="15"/>
              </w:rPr>
              <w:t>Legal compliance certification.</w:t>
            </w:r>
          </w:p>
        </w:tc>
        <w:tc>
          <w:tcPr>
            <w:tcW w:w="4896" w:type="dxa"/>
          </w:tcPr>
          <w:p w:rsidR="00E36CE1" w:rsidRDefault="00000000">
            <w:pPr>
              <w:spacing w:after="0"/>
            </w:pPr>
            <w:r>
              <w:rPr>
                <w:sz w:val="15"/>
              </w:rPr>
              <w:t>The product can support documentation but does not certify compliance.</w:t>
            </w:r>
          </w:p>
        </w:tc>
      </w:tr>
      <w:tr w:rsidR="00E36CE1">
        <w:trPr>
          <w:jc w:val="center"/>
        </w:trPr>
        <w:tc>
          <w:tcPr>
            <w:tcW w:w="1296" w:type="dxa"/>
          </w:tcPr>
          <w:p w:rsidR="00E36CE1" w:rsidRDefault="00000000">
            <w:pPr>
              <w:spacing w:after="0"/>
            </w:pPr>
            <w:r>
              <w:rPr>
                <w:sz w:val="15"/>
              </w:rPr>
              <w:t>OOS-13</w:t>
            </w:r>
          </w:p>
        </w:tc>
        <w:tc>
          <w:tcPr>
            <w:tcW w:w="4320" w:type="dxa"/>
          </w:tcPr>
          <w:p w:rsidR="00E36CE1" w:rsidRDefault="00000000">
            <w:pPr>
              <w:spacing w:after="0"/>
            </w:pPr>
            <w:r>
              <w:rPr>
                <w:sz w:val="15"/>
              </w:rPr>
              <w:t>High availability cluster.</w:t>
            </w:r>
          </w:p>
        </w:tc>
        <w:tc>
          <w:tcPr>
            <w:tcW w:w="4896" w:type="dxa"/>
          </w:tcPr>
          <w:p w:rsidR="00E36CE1" w:rsidRDefault="00000000">
            <w:pPr>
              <w:spacing w:after="0"/>
            </w:pPr>
            <w:r>
              <w:rPr>
                <w:sz w:val="15"/>
              </w:rPr>
              <w:t>Single-node Docker Compose deployment only for MVP.</w:t>
            </w:r>
          </w:p>
        </w:tc>
      </w:tr>
      <w:tr w:rsidR="00E36CE1">
        <w:trPr>
          <w:jc w:val="center"/>
        </w:trPr>
        <w:tc>
          <w:tcPr>
            <w:tcW w:w="1296" w:type="dxa"/>
          </w:tcPr>
          <w:p w:rsidR="00E36CE1" w:rsidRDefault="00000000">
            <w:pPr>
              <w:spacing w:after="0"/>
            </w:pPr>
            <w:r>
              <w:rPr>
                <w:sz w:val="15"/>
              </w:rPr>
              <w:t>OOS-14</w:t>
            </w:r>
          </w:p>
        </w:tc>
        <w:tc>
          <w:tcPr>
            <w:tcW w:w="4320" w:type="dxa"/>
          </w:tcPr>
          <w:p w:rsidR="00E36CE1" w:rsidRDefault="00000000">
            <w:pPr>
              <w:spacing w:after="0"/>
            </w:pPr>
            <w:r>
              <w:rPr>
                <w:sz w:val="15"/>
              </w:rPr>
              <w:t>Fine-grained ABAC policy engine.</w:t>
            </w:r>
          </w:p>
        </w:tc>
        <w:tc>
          <w:tcPr>
            <w:tcW w:w="4896" w:type="dxa"/>
          </w:tcPr>
          <w:p w:rsidR="00E36CE1" w:rsidRDefault="00000000">
            <w:pPr>
              <w:spacing w:after="0"/>
            </w:pPr>
            <w:r>
              <w:rPr>
                <w:sz w:val="15"/>
              </w:rPr>
              <w:t>Use fixed RBAC roles only.</w:t>
            </w:r>
          </w:p>
        </w:tc>
      </w:tr>
      <w:tr w:rsidR="00E36CE1">
        <w:trPr>
          <w:jc w:val="center"/>
        </w:trPr>
        <w:tc>
          <w:tcPr>
            <w:tcW w:w="1296" w:type="dxa"/>
          </w:tcPr>
          <w:p w:rsidR="00E36CE1" w:rsidRDefault="00000000">
            <w:pPr>
              <w:spacing w:after="0"/>
            </w:pPr>
            <w:r>
              <w:rPr>
                <w:sz w:val="15"/>
              </w:rPr>
              <w:t>OOS-15</w:t>
            </w:r>
          </w:p>
        </w:tc>
        <w:tc>
          <w:tcPr>
            <w:tcW w:w="4320" w:type="dxa"/>
          </w:tcPr>
          <w:p w:rsidR="00E36CE1" w:rsidRDefault="00000000">
            <w:pPr>
              <w:spacing w:after="0"/>
            </w:pPr>
            <w:r>
              <w:rPr>
                <w:sz w:val="15"/>
              </w:rPr>
              <w:t>Long-term cold storage/archival warehouse.</w:t>
            </w:r>
          </w:p>
        </w:tc>
        <w:tc>
          <w:tcPr>
            <w:tcW w:w="4896" w:type="dxa"/>
          </w:tcPr>
          <w:p w:rsidR="00E36CE1" w:rsidRDefault="00000000">
            <w:pPr>
              <w:spacing w:after="0"/>
            </w:pPr>
            <w:r>
              <w:rPr>
                <w:sz w:val="15"/>
              </w:rPr>
              <w:t>Data retention configurable but no data lake or warehouse in MVP.</w:t>
            </w:r>
          </w:p>
        </w:tc>
      </w:tr>
    </w:tbl>
    <w:p w:rsidR="00E36CE1" w:rsidRDefault="00E36CE1"/>
    <w:p w:rsidR="00E36CE1" w:rsidRDefault="00000000">
      <w:r>
        <w:br w:type="page"/>
      </w:r>
    </w:p>
    <w:p w:rsidR="00E36CE1" w:rsidRDefault="00000000">
      <w:pPr>
        <w:pStyle w:val="Heading1"/>
      </w:pPr>
      <w:r>
        <w:rPr>
          <w:color w:val="1F4E79"/>
        </w:rPr>
        <w:t>8. Stakeholders, Roles and Permissions</w:t>
      </w:r>
    </w:p>
    <w:p w:rsidR="00E36CE1" w:rsidRDefault="00000000">
      <w:r>
        <w:t>The system shall implement exactly five roles. Role names shall be persisted as ADMIN, PRODUCTION_MANAGER, MAINTENANCE_TECHNICIAN, ENERGY_MANAGER and VIEWER. No additional role shall be introduced without change request.</w:t>
      </w:r>
    </w:p>
    <w:tbl>
      <w:tblPr>
        <w:tblStyle w:val="TableGrid"/>
        <w:tblW w:w="0" w:type="auto"/>
        <w:jc w:val="center"/>
        <w:tblLook w:val="04A0" w:firstRow="1" w:lastRow="0" w:firstColumn="1" w:lastColumn="0" w:noHBand="0" w:noVBand="1"/>
      </w:tblPr>
      <w:tblGrid>
        <w:gridCol w:w="2290"/>
        <w:gridCol w:w="4454"/>
        <w:gridCol w:w="3255"/>
      </w:tblGrid>
      <w:tr w:rsidR="00E36CE1">
        <w:trPr>
          <w:tblHeader/>
          <w:jc w:val="center"/>
        </w:trPr>
        <w:tc>
          <w:tcPr>
            <w:tcW w:w="2304" w:type="dxa"/>
            <w:shd w:val="clear" w:color="auto" w:fill="D9EAF7"/>
          </w:tcPr>
          <w:p w:rsidR="00E36CE1" w:rsidRDefault="00000000">
            <w:pPr>
              <w:spacing w:after="0"/>
            </w:pPr>
            <w:r>
              <w:rPr>
                <w:b/>
                <w:sz w:val="15"/>
              </w:rPr>
              <w:t>Role</w:t>
            </w:r>
          </w:p>
        </w:tc>
        <w:tc>
          <w:tcPr>
            <w:tcW w:w="4752" w:type="dxa"/>
            <w:shd w:val="clear" w:color="auto" w:fill="D9EAF7"/>
          </w:tcPr>
          <w:p w:rsidR="00E36CE1" w:rsidRDefault="00000000">
            <w:pPr>
              <w:spacing w:after="0"/>
            </w:pPr>
            <w:r>
              <w:rPr>
                <w:b/>
                <w:sz w:val="15"/>
              </w:rPr>
              <w:t>Allowed actions</w:t>
            </w:r>
          </w:p>
        </w:tc>
        <w:tc>
          <w:tcPr>
            <w:tcW w:w="3456" w:type="dxa"/>
            <w:shd w:val="clear" w:color="auto" w:fill="D9EAF7"/>
          </w:tcPr>
          <w:p w:rsidR="00E36CE1" w:rsidRDefault="00000000">
            <w:pPr>
              <w:spacing w:after="0"/>
            </w:pPr>
            <w:r>
              <w:rPr>
                <w:b/>
                <w:sz w:val="15"/>
              </w:rPr>
              <w:t>Forbidden actions</w:t>
            </w:r>
          </w:p>
        </w:tc>
      </w:tr>
      <w:tr w:rsidR="00E36CE1">
        <w:trPr>
          <w:jc w:val="center"/>
        </w:trPr>
        <w:tc>
          <w:tcPr>
            <w:tcW w:w="2304" w:type="dxa"/>
          </w:tcPr>
          <w:p w:rsidR="00E36CE1" w:rsidRDefault="00000000">
            <w:pPr>
              <w:spacing w:after="0"/>
            </w:pPr>
            <w:r>
              <w:rPr>
                <w:sz w:val="15"/>
              </w:rPr>
              <w:t>ADMIN</w:t>
            </w:r>
          </w:p>
        </w:tc>
        <w:tc>
          <w:tcPr>
            <w:tcW w:w="4752" w:type="dxa"/>
          </w:tcPr>
          <w:p w:rsidR="00E36CE1" w:rsidRDefault="00000000">
            <w:pPr>
              <w:spacing w:after="0"/>
            </w:pPr>
            <w:r>
              <w:rPr>
                <w:sz w:val="15"/>
              </w:rPr>
              <w:t>Manage users, roles, reference data, thresholds, imports, reports and all records.</w:t>
            </w:r>
          </w:p>
        </w:tc>
        <w:tc>
          <w:tcPr>
            <w:tcW w:w="3456" w:type="dxa"/>
          </w:tcPr>
          <w:p w:rsidR="00E36CE1" w:rsidRDefault="00000000">
            <w:pPr>
              <w:spacing w:after="0"/>
            </w:pPr>
            <w:r>
              <w:rPr>
                <w:sz w:val="15"/>
              </w:rPr>
              <w:t>Cannot bypass audit logging or physically control machines.</w:t>
            </w:r>
          </w:p>
        </w:tc>
      </w:tr>
      <w:tr w:rsidR="00E36CE1">
        <w:trPr>
          <w:jc w:val="center"/>
        </w:trPr>
        <w:tc>
          <w:tcPr>
            <w:tcW w:w="2304" w:type="dxa"/>
          </w:tcPr>
          <w:p w:rsidR="00E36CE1" w:rsidRDefault="00000000">
            <w:pPr>
              <w:spacing w:after="0"/>
            </w:pPr>
            <w:r>
              <w:rPr>
                <w:sz w:val="15"/>
              </w:rPr>
              <w:t>PRODUCTION_MANAGER</w:t>
            </w:r>
          </w:p>
        </w:tc>
        <w:tc>
          <w:tcPr>
            <w:tcW w:w="4752" w:type="dxa"/>
          </w:tcPr>
          <w:p w:rsidR="00E36CE1" w:rsidRDefault="00000000">
            <w:pPr>
              <w:spacing w:after="0"/>
            </w:pPr>
            <w:r>
              <w:rPr>
                <w:sz w:val="15"/>
              </w:rPr>
              <w:t>View dashboards, import production CSVs, review anomalies, create maintenance tickets, export reports.</w:t>
            </w:r>
          </w:p>
        </w:tc>
        <w:tc>
          <w:tcPr>
            <w:tcW w:w="3456" w:type="dxa"/>
          </w:tcPr>
          <w:p w:rsidR="00E36CE1" w:rsidRDefault="00000000">
            <w:pPr>
              <w:spacing w:after="0"/>
            </w:pPr>
            <w:r>
              <w:rPr>
                <w:sz w:val="15"/>
              </w:rPr>
              <w:t>Cannot manage users or security settings.</w:t>
            </w:r>
          </w:p>
        </w:tc>
      </w:tr>
      <w:tr w:rsidR="00E36CE1">
        <w:trPr>
          <w:jc w:val="center"/>
        </w:trPr>
        <w:tc>
          <w:tcPr>
            <w:tcW w:w="2304" w:type="dxa"/>
          </w:tcPr>
          <w:p w:rsidR="00E36CE1" w:rsidRDefault="00000000">
            <w:pPr>
              <w:spacing w:after="0"/>
            </w:pPr>
            <w:r>
              <w:rPr>
                <w:sz w:val="15"/>
              </w:rPr>
              <w:t>MAINTENANCE_TECHNICIAN</w:t>
            </w:r>
          </w:p>
        </w:tc>
        <w:tc>
          <w:tcPr>
            <w:tcW w:w="4752" w:type="dxa"/>
          </w:tcPr>
          <w:p w:rsidR="00E36CE1" w:rsidRDefault="00000000">
            <w:pPr>
              <w:spacing w:after="0"/>
            </w:pPr>
            <w:r>
              <w:rPr>
                <w:sz w:val="15"/>
              </w:rPr>
              <w:t>View machine history, manage assigned tickets, add comments, close tickets with resolution notes.</w:t>
            </w:r>
          </w:p>
        </w:tc>
        <w:tc>
          <w:tcPr>
            <w:tcW w:w="3456" w:type="dxa"/>
          </w:tcPr>
          <w:p w:rsidR="00E36CE1" w:rsidRDefault="00000000">
            <w:pPr>
              <w:spacing w:after="0"/>
            </w:pPr>
            <w:r>
              <w:rPr>
                <w:sz w:val="15"/>
              </w:rPr>
              <w:t>Cannot change KPI thresholds or delete imports.</w:t>
            </w:r>
          </w:p>
        </w:tc>
      </w:tr>
      <w:tr w:rsidR="00E36CE1">
        <w:trPr>
          <w:jc w:val="center"/>
        </w:trPr>
        <w:tc>
          <w:tcPr>
            <w:tcW w:w="2304" w:type="dxa"/>
          </w:tcPr>
          <w:p w:rsidR="00E36CE1" w:rsidRDefault="00000000">
            <w:pPr>
              <w:spacing w:after="0"/>
            </w:pPr>
            <w:r>
              <w:rPr>
                <w:sz w:val="15"/>
              </w:rPr>
              <w:t>ENERGY_MANAGER</w:t>
            </w:r>
          </w:p>
        </w:tc>
        <w:tc>
          <w:tcPr>
            <w:tcW w:w="4752" w:type="dxa"/>
          </w:tcPr>
          <w:p w:rsidR="00E36CE1" w:rsidRDefault="00000000">
            <w:pPr>
              <w:spacing w:after="0"/>
            </w:pPr>
            <w:del w:id="10" w:author="OQ-003 (Mohamed – Option A)" w:date="2026-07-05T00:00:00Z">
              <w:r>
                <w:rPr>
                  <w:sz w:val="15"/>
                </w:rPr>
                <w:delText>View energy dashboards, configure energy thresholds if allowed by admin, export energy reports.</w:delText>
              </w:r>
            </w:del>
            <w:ins w:id="11" w:author="OQ-003 (Mohamed – Option A)" w:date="2026-07-05T00:00:00Z">
              <w:r>
                <w:rPr>
                  <w:sz w:val="15"/>
                </w:rPr>
                <w:t>View energy dashboards, configure energy thresholds when the global delegation setting is ON (Section 8.2), export energy reports.</w:t>
              </w:r>
            </w:ins>
          </w:p>
        </w:tc>
        <w:tc>
          <w:tcPr>
            <w:tcW w:w="3456" w:type="dxa"/>
          </w:tcPr>
          <w:p w:rsidR="00E36CE1" w:rsidRDefault="00000000">
            <w:pPr>
              <w:spacing w:after="0"/>
            </w:pPr>
            <w:r>
              <w:rPr>
                <w:sz w:val="15"/>
              </w:rPr>
              <w:t>Cannot edit production master data unless also admin.</w:t>
            </w:r>
          </w:p>
        </w:tc>
      </w:tr>
      <w:tr w:rsidR="00E36CE1">
        <w:trPr>
          <w:jc w:val="center"/>
        </w:trPr>
        <w:tc>
          <w:tcPr>
            <w:tcW w:w="2304" w:type="dxa"/>
          </w:tcPr>
          <w:p w:rsidR="00E36CE1" w:rsidRDefault="00000000">
            <w:pPr>
              <w:spacing w:after="0"/>
            </w:pPr>
            <w:r>
              <w:rPr>
                <w:sz w:val="15"/>
              </w:rPr>
              <w:t>VIEWER</w:t>
            </w:r>
          </w:p>
        </w:tc>
        <w:tc>
          <w:tcPr>
            <w:tcW w:w="4752" w:type="dxa"/>
          </w:tcPr>
          <w:p w:rsidR="00E36CE1" w:rsidRDefault="00000000">
            <w:pPr>
              <w:spacing w:after="0"/>
            </w:pPr>
            <w:r>
              <w:rPr>
                <w:sz w:val="15"/>
              </w:rPr>
              <w:t>Read-only access to dashboards, reports and selected machine history.</w:t>
            </w:r>
          </w:p>
        </w:tc>
        <w:tc>
          <w:tcPr>
            <w:tcW w:w="3456" w:type="dxa"/>
          </w:tcPr>
          <w:p w:rsidR="00E36CE1" w:rsidRDefault="00000000">
            <w:pPr>
              <w:spacing w:after="0"/>
            </w:pPr>
            <w:r>
              <w:rPr>
                <w:sz w:val="15"/>
              </w:rPr>
              <w:t>No create, update, delete, import or assignment actions.</w:t>
            </w:r>
          </w:p>
        </w:tc>
      </w:tr>
    </w:tbl>
    <w:p w:rsidR="00E36CE1" w:rsidRDefault="00E36CE1"/>
    <w:p w:rsidR="00E36CE1" w:rsidRDefault="00000000">
      <w:pPr>
        <w:pStyle w:val="Heading2"/>
      </w:pPr>
      <w:r>
        <w:t>8.1 Permission Matrix</w:t>
      </w:r>
    </w:p>
    <w:tbl>
      <w:tblPr>
        <w:tblStyle w:val="TableGrid"/>
        <w:tblW w:w="0" w:type="auto"/>
        <w:jc w:val="center"/>
        <w:tblLook w:val="04A0" w:firstRow="1" w:lastRow="0" w:firstColumn="1" w:lastColumn="0" w:noHBand="0" w:noVBand="1"/>
      </w:tblPr>
      <w:tblGrid>
        <w:gridCol w:w="1925"/>
        <w:gridCol w:w="1281"/>
        <w:gridCol w:w="1956"/>
        <w:gridCol w:w="2000"/>
        <w:gridCol w:w="1776"/>
        <w:gridCol w:w="1061"/>
      </w:tblGrid>
      <w:tr w:rsidR="00E36CE1">
        <w:trPr>
          <w:tblHeader/>
          <w:jc w:val="center"/>
        </w:trPr>
        <w:tc>
          <w:tcPr>
            <w:tcW w:w="2160" w:type="dxa"/>
            <w:shd w:val="clear" w:color="auto" w:fill="D9EAF7"/>
          </w:tcPr>
          <w:p w:rsidR="00E36CE1" w:rsidRDefault="00000000">
            <w:pPr>
              <w:spacing w:after="0"/>
            </w:pPr>
            <w:r>
              <w:rPr>
                <w:b/>
                <w:sz w:val="13"/>
              </w:rPr>
              <w:t>Feature</w:t>
            </w:r>
          </w:p>
        </w:tc>
        <w:tc>
          <w:tcPr>
            <w:tcW w:w="1440" w:type="dxa"/>
            <w:shd w:val="clear" w:color="auto" w:fill="D9EAF7"/>
          </w:tcPr>
          <w:p w:rsidR="00E36CE1" w:rsidRDefault="00000000">
            <w:pPr>
              <w:spacing w:after="0"/>
            </w:pPr>
            <w:r>
              <w:rPr>
                <w:b/>
                <w:sz w:val="13"/>
              </w:rPr>
              <w:t>ADMIN</w:t>
            </w:r>
          </w:p>
        </w:tc>
        <w:tc>
          <w:tcPr>
            <w:tcW w:w="2016" w:type="dxa"/>
            <w:shd w:val="clear" w:color="auto" w:fill="D9EAF7"/>
          </w:tcPr>
          <w:p w:rsidR="00E36CE1" w:rsidRDefault="00000000">
            <w:pPr>
              <w:spacing w:after="0"/>
            </w:pPr>
            <w:r>
              <w:rPr>
                <w:b/>
                <w:sz w:val="13"/>
              </w:rPr>
              <w:t>PRODUCTION_MANAGER</w:t>
            </w:r>
          </w:p>
        </w:tc>
        <w:tc>
          <w:tcPr>
            <w:tcW w:w="2016" w:type="dxa"/>
            <w:shd w:val="clear" w:color="auto" w:fill="D9EAF7"/>
          </w:tcPr>
          <w:p w:rsidR="00E36CE1" w:rsidRDefault="00000000">
            <w:pPr>
              <w:spacing w:after="0"/>
            </w:pPr>
            <w:r>
              <w:rPr>
                <w:b/>
                <w:sz w:val="13"/>
              </w:rPr>
              <w:t>MAINTENANCE_TECHNICIAN</w:t>
            </w:r>
          </w:p>
        </w:tc>
        <w:tc>
          <w:tcPr>
            <w:tcW w:w="1872" w:type="dxa"/>
            <w:shd w:val="clear" w:color="auto" w:fill="D9EAF7"/>
          </w:tcPr>
          <w:p w:rsidR="00E36CE1" w:rsidRDefault="00000000">
            <w:pPr>
              <w:spacing w:after="0"/>
            </w:pPr>
            <w:r>
              <w:rPr>
                <w:b/>
                <w:sz w:val="13"/>
              </w:rPr>
              <w:t>ENERGY_MANAGER</w:t>
            </w:r>
          </w:p>
        </w:tc>
        <w:tc>
          <w:tcPr>
            <w:tcW w:w="1152" w:type="dxa"/>
            <w:shd w:val="clear" w:color="auto" w:fill="D9EAF7"/>
          </w:tcPr>
          <w:p w:rsidR="00E36CE1" w:rsidRDefault="00000000">
            <w:pPr>
              <w:spacing w:after="0"/>
            </w:pPr>
            <w:r>
              <w:rPr>
                <w:b/>
                <w:sz w:val="13"/>
              </w:rPr>
              <w:t>VIEWER</w:t>
            </w:r>
          </w:p>
        </w:tc>
      </w:tr>
      <w:tr w:rsidR="00E36CE1">
        <w:trPr>
          <w:jc w:val="center"/>
        </w:trPr>
        <w:tc>
          <w:tcPr>
            <w:tcW w:w="2160" w:type="dxa"/>
          </w:tcPr>
          <w:p w:rsidR="00E36CE1" w:rsidRDefault="00000000">
            <w:pPr>
              <w:spacing w:after="0"/>
            </w:pPr>
            <w:r>
              <w:rPr>
                <w:sz w:val="13"/>
              </w:rPr>
              <w:t>User management</w:t>
            </w:r>
          </w:p>
        </w:tc>
        <w:tc>
          <w:tcPr>
            <w:tcW w:w="1440" w:type="dxa"/>
          </w:tcPr>
          <w:p w:rsidR="00E36CE1" w:rsidRDefault="00000000">
            <w:pPr>
              <w:spacing w:after="0"/>
            </w:pPr>
            <w:r>
              <w:rPr>
                <w:sz w:val="13"/>
              </w:rPr>
              <w:t>CRUD</w:t>
            </w:r>
          </w:p>
        </w:tc>
        <w:tc>
          <w:tcPr>
            <w:tcW w:w="2016" w:type="dxa"/>
          </w:tcPr>
          <w:p w:rsidR="00E36CE1" w:rsidRDefault="00000000">
            <w:pPr>
              <w:spacing w:after="0"/>
            </w:pPr>
            <w:r>
              <w:rPr>
                <w:sz w:val="13"/>
              </w:rPr>
              <w:t>No</w:t>
            </w:r>
          </w:p>
        </w:tc>
        <w:tc>
          <w:tcPr>
            <w:tcW w:w="2016" w:type="dxa"/>
          </w:tcPr>
          <w:p w:rsidR="00E36CE1" w:rsidRDefault="00000000">
            <w:pPr>
              <w:spacing w:after="0"/>
            </w:pPr>
            <w:r>
              <w:rPr>
                <w:sz w:val="13"/>
              </w:rPr>
              <w:t>No</w:t>
            </w:r>
          </w:p>
        </w:tc>
        <w:tc>
          <w:tcPr>
            <w:tcW w:w="1872" w:type="dxa"/>
          </w:tcPr>
          <w:p w:rsidR="00E36CE1" w:rsidRDefault="00000000">
            <w:pPr>
              <w:spacing w:after="0"/>
            </w:pPr>
            <w:r>
              <w:rPr>
                <w:sz w:val="13"/>
              </w:rPr>
              <w:t>No</w:t>
            </w:r>
          </w:p>
        </w:tc>
        <w:tc>
          <w:tcPr>
            <w:tcW w:w="1152" w:type="dxa"/>
          </w:tcPr>
          <w:p w:rsidR="00E36CE1" w:rsidRDefault="00000000">
            <w:pPr>
              <w:spacing w:after="0"/>
            </w:pPr>
            <w:r>
              <w:rPr>
                <w:sz w:val="13"/>
              </w:rPr>
              <w:t>No</w:t>
            </w:r>
          </w:p>
        </w:tc>
      </w:tr>
      <w:tr w:rsidR="00E36CE1">
        <w:trPr>
          <w:jc w:val="center"/>
        </w:trPr>
        <w:tc>
          <w:tcPr>
            <w:tcW w:w="2160" w:type="dxa"/>
          </w:tcPr>
          <w:p w:rsidR="00E36CE1" w:rsidRDefault="00000000">
            <w:pPr>
              <w:spacing w:after="0"/>
            </w:pPr>
            <w:r>
              <w:rPr>
                <w:sz w:val="13"/>
              </w:rPr>
              <w:t>Master data</w:t>
            </w:r>
          </w:p>
        </w:tc>
        <w:tc>
          <w:tcPr>
            <w:tcW w:w="1440" w:type="dxa"/>
          </w:tcPr>
          <w:p w:rsidR="00E36CE1" w:rsidRDefault="00000000">
            <w:pPr>
              <w:spacing w:after="0"/>
            </w:pPr>
            <w:r>
              <w:rPr>
                <w:sz w:val="13"/>
              </w:rPr>
              <w:t>CRUD</w:t>
            </w:r>
          </w:p>
        </w:tc>
        <w:tc>
          <w:tcPr>
            <w:tcW w:w="2016" w:type="dxa"/>
          </w:tcPr>
          <w:p w:rsidR="00E36CE1" w:rsidRDefault="00000000">
            <w:pPr>
              <w:spacing w:after="0"/>
            </w:pPr>
            <w:r>
              <w:rPr>
                <w:sz w:val="13"/>
              </w:rPr>
              <w:t>Read</w:t>
            </w:r>
          </w:p>
        </w:tc>
        <w:tc>
          <w:tcPr>
            <w:tcW w:w="2016" w:type="dxa"/>
          </w:tcPr>
          <w:p w:rsidR="00E36CE1" w:rsidRDefault="00000000">
            <w:pPr>
              <w:spacing w:after="0"/>
            </w:pPr>
            <w:r>
              <w:rPr>
                <w:sz w:val="13"/>
              </w:rPr>
              <w:t>Read</w:t>
            </w:r>
          </w:p>
        </w:tc>
        <w:tc>
          <w:tcPr>
            <w:tcW w:w="1872" w:type="dxa"/>
          </w:tcPr>
          <w:p w:rsidR="00E36CE1" w:rsidRDefault="00000000">
            <w:pPr>
              <w:spacing w:after="0"/>
            </w:pPr>
            <w:r>
              <w:rPr>
                <w:sz w:val="13"/>
              </w:rPr>
              <w:t>Read</w:t>
            </w:r>
          </w:p>
        </w:tc>
        <w:tc>
          <w:tcPr>
            <w:tcW w:w="1152" w:type="dxa"/>
          </w:tcPr>
          <w:p w:rsidR="00E36CE1" w:rsidRDefault="00000000">
            <w:pPr>
              <w:spacing w:after="0"/>
            </w:pPr>
            <w:r>
              <w:rPr>
                <w:sz w:val="13"/>
              </w:rPr>
              <w:t>Read</w:t>
            </w:r>
          </w:p>
        </w:tc>
      </w:tr>
      <w:tr w:rsidR="00E36CE1">
        <w:trPr>
          <w:jc w:val="center"/>
        </w:trPr>
        <w:tc>
          <w:tcPr>
            <w:tcW w:w="2160" w:type="dxa"/>
          </w:tcPr>
          <w:p w:rsidR="00E36CE1" w:rsidRDefault="00000000">
            <w:pPr>
              <w:spacing w:after="0"/>
            </w:pPr>
            <w:r>
              <w:rPr>
                <w:sz w:val="13"/>
              </w:rPr>
              <w:t>CSV import</w:t>
            </w:r>
          </w:p>
        </w:tc>
        <w:tc>
          <w:tcPr>
            <w:tcW w:w="1440" w:type="dxa"/>
          </w:tcPr>
          <w:p w:rsidR="00E36CE1" w:rsidRDefault="00000000">
            <w:pPr>
              <w:spacing w:after="0"/>
            </w:pPr>
            <w:r>
              <w:rPr>
                <w:sz w:val="13"/>
              </w:rPr>
              <w:t>All</w:t>
            </w:r>
          </w:p>
        </w:tc>
        <w:tc>
          <w:tcPr>
            <w:tcW w:w="2016" w:type="dxa"/>
          </w:tcPr>
          <w:p w:rsidR="00E36CE1" w:rsidRDefault="00000000">
            <w:pPr>
              <w:spacing w:after="0"/>
            </w:pPr>
            <w:r>
              <w:rPr>
                <w:sz w:val="13"/>
              </w:rPr>
              <w:t>Production only</w:t>
            </w:r>
          </w:p>
        </w:tc>
        <w:tc>
          <w:tcPr>
            <w:tcW w:w="2016" w:type="dxa"/>
          </w:tcPr>
          <w:p w:rsidR="00E36CE1" w:rsidRDefault="00000000">
            <w:pPr>
              <w:spacing w:after="0"/>
            </w:pPr>
            <w:r>
              <w:rPr>
                <w:sz w:val="13"/>
              </w:rPr>
              <w:t>No</w:t>
            </w:r>
          </w:p>
        </w:tc>
        <w:tc>
          <w:tcPr>
            <w:tcW w:w="1872" w:type="dxa"/>
          </w:tcPr>
          <w:p w:rsidR="00E36CE1" w:rsidRDefault="00000000">
            <w:pPr>
              <w:spacing w:after="0"/>
            </w:pPr>
            <w:r>
              <w:rPr>
                <w:sz w:val="13"/>
              </w:rPr>
              <w:t>Energy only</w:t>
            </w:r>
          </w:p>
        </w:tc>
        <w:tc>
          <w:tcPr>
            <w:tcW w:w="1152" w:type="dxa"/>
          </w:tcPr>
          <w:p w:rsidR="00E36CE1" w:rsidRDefault="00000000">
            <w:pPr>
              <w:spacing w:after="0"/>
            </w:pPr>
            <w:r>
              <w:rPr>
                <w:sz w:val="13"/>
              </w:rPr>
              <w:t>No</w:t>
            </w:r>
          </w:p>
        </w:tc>
      </w:tr>
      <w:tr w:rsidR="00E36CE1">
        <w:trPr>
          <w:jc w:val="center"/>
        </w:trPr>
        <w:tc>
          <w:tcPr>
            <w:tcW w:w="2160" w:type="dxa"/>
          </w:tcPr>
          <w:p w:rsidR="00E36CE1" w:rsidRDefault="00000000">
            <w:pPr>
              <w:spacing w:after="0"/>
            </w:pPr>
            <w:r>
              <w:rPr>
                <w:sz w:val="13"/>
              </w:rPr>
              <w:t>Dashboard</w:t>
            </w:r>
          </w:p>
        </w:tc>
        <w:tc>
          <w:tcPr>
            <w:tcW w:w="1440" w:type="dxa"/>
          </w:tcPr>
          <w:p w:rsidR="00E36CE1" w:rsidRDefault="00000000">
            <w:pPr>
              <w:spacing w:after="0"/>
            </w:pPr>
            <w:r>
              <w:rPr>
                <w:sz w:val="13"/>
              </w:rPr>
              <w:t>Read</w:t>
            </w:r>
          </w:p>
        </w:tc>
        <w:tc>
          <w:tcPr>
            <w:tcW w:w="2016" w:type="dxa"/>
          </w:tcPr>
          <w:p w:rsidR="00E36CE1" w:rsidRDefault="00000000">
            <w:pPr>
              <w:spacing w:after="0"/>
            </w:pPr>
            <w:r>
              <w:rPr>
                <w:sz w:val="13"/>
              </w:rPr>
              <w:t>Read</w:t>
            </w:r>
          </w:p>
        </w:tc>
        <w:tc>
          <w:tcPr>
            <w:tcW w:w="2016" w:type="dxa"/>
          </w:tcPr>
          <w:p w:rsidR="00E36CE1" w:rsidRDefault="00000000">
            <w:pPr>
              <w:spacing w:after="0"/>
            </w:pPr>
            <w:r>
              <w:rPr>
                <w:sz w:val="13"/>
              </w:rPr>
              <w:t>Read</w:t>
            </w:r>
          </w:p>
        </w:tc>
        <w:tc>
          <w:tcPr>
            <w:tcW w:w="1872" w:type="dxa"/>
          </w:tcPr>
          <w:p w:rsidR="00E36CE1" w:rsidRDefault="00000000">
            <w:pPr>
              <w:spacing w:after="0"/>
            </w:pPr>
            <w:r>
              <w:rPr>
                <w:sz w:val="13"/>
              </w:rPr>
              <w:t>Read</w:t>
            </w:r>
          </w:p>
        </w:tc>
        <w:tc>
          <w:tcPr>
            <w:tcW w:w="1152" w:type="dxa"/>
          </w:tcPr>
          <w:p w:rsidR="00E36CE1" w:rsidRDefault="00000000">
            <w:pPr>
              <w:spacing w:after="0"/>
            </w:pPr>
            <w:r>
              <w:rPr>
                <w:sz w:val="13"/>
              </w:rPr>
              <w:t>Read</w:t>
            </w:r>
          </w:p>
        </w:tc>
      </w:tr>
      <w:tr w:rsidR="00E36CE1">
        <w:trPr>
          <w:jc w:val="center"/>
        </w:trPr>
        <w:tc>
          <w:tcPr>
            <w:tcW w:w="2160" w:type="dxa"/>
          </w:tcPr>
          <w:p w:rsidR="00E36CE1" w:rsidRDefault="00000000">
            <w:pPr>
              <w:spacing w:after="0"/>
            </w:pPr>
            <w:r>
              <w:rPr>
                <w:sz w:val="13"/>
              </w:rPr>
              <w:t>Anomaly status</w:t>
            </w:r>
          </w:p>
        </w:tc>
        <w:tc>
          <w:tcPr>
            <w:tcW w:w="1440" w:type="dxa"/>
          </w:tcPr>
          <w:p w:rsidR="00E36CE1" w:rsidRDefault="00000000">
            <w:pPr>
              <w:spacing w:after="0"/>
            </w:pPr>
            <w:r>
              <w:rPr>
                <w:sz w:val="13"/>
              </w:rPr>
              <w:t>Update</w:t>
            </w:r>
          </w:p>
        </w:tc>
        <w:tc>
          <w:tcPr>
            <w:tcW w:w="2016" w:type="dxa"/>
          </w:tcPr>
          <w:p w:rsidR="00E36CE1" w:rsidRDefault="00000000">
            <w:pPr>
              <w:spacing w:after="0"/>
            </w:pPr>
            <w:r>
              <w:rPr>
                <w:sz w:val="13"/>
              </w:rPr>
              <w:t>Update</w:t>
            </w:r>
          </w:p>
        </w:tc>
        <w:tc>
          <w:tcPr>
            <w:tcW w:w="2016" w:type="dxa"/>
          </w:tcPr>
          <w:p w:rsidR="00E36CE1" w:rsidRDefault="00000000">
            <w:pPr>
              <w:spacing w:after="0"/>
            </w:pPr>
            <w:r>
              <w:rPr>
                <w:sz w:val="13"/>
              </w:rPr>
              <w:t>Comment</w:t>
            </w:r>
          </w:p>
        </w:tc>
        <w:tc>
          <w:tcPr>
            <w:tcW w:w="1872" w:type="dxa"/>
          </w:tcPr>
          <w:p w:rsidR="00E36CE1" w:rsidRDefault="00000000">
            <w:pPr>
              <w:spacing w:after="0"/>
            </w:pPr>
            <w:r>
              <w:rPr>
                <w:sz w:val="13"/>
              </w:rPr>
              <w:t>Update energy anomalies</w:t>
            </w:r>
          </w:p>
        </w:tc>
        <w:tc>
          <w:tcPr>
            <w:tcW w:w="1152" w:type="dxa"/>
          </w:tcPr>
          <w:p w:rsidR="00E36CE1" w:rsidRDefault="00000000">
            <w:pPr>
              <w:spacing w:after="0"/>
            </w:pPr>
            <w:r>
              <w:rPr>
                <w:sz w:val="13"/>
              </w:rPr>
              <w:t>Read</w:t>
            </w:r>
          </w:p>
        </w:tc>
      </w:tr>
      <w:tr w:rsidR="00E36CE1">
        <w:trPr>
          <w:jc w:val="center"/>
        </w:trPr>
        <w:tc>
          <w:tcPr>
            <w:tcW w:w="2160" w:type="dxa"/>
          </w:tcPr>
          <w:p w:rsidR="00E36CE1" w:rsidRDefault="00000000">
            <w:pPr>
              <w:spacing w:after="0"/>
            </w:pPr>
            <w:r>
              <w:rPr>
                <w:sz w:val="13"/>
              </w:rPr>
              <w:t>Maintenance tickets</w:t>
            </w:r>
          </w:p>
        </w:tc>
        <w:tc>
          <w:tcPr>
            <w:tcW w:w="1440" w:type="dxa"/>
          </w:tcPr>
          <w:p w:rsidR="00E36CE1" w:rsidRDefault="00000000">
            <w:pPr>
              <w:spacing w:after="0"/>
            </w:pPr>
            <w:r>
              <w:rPr>
                <w:sz w:val="13"/>
              </w:rPr>
              <w:t>All</w:t>
            </w:r>
          </w:p>
        </w:tc>
        <w:tc>
          <w:tcPr>
            <w:tcW w:w="2016" w:type="dxa"/>
          </w:tcPr>
          <w:p w:rsidR="00E36CE1" w:rsidRDefault="00000000">
            <w:pPr>
              <w:spacing w:after="0"/>
            </w:pPr>
            <w:r>
              <w:rPr>
                <w:sz w:val="13"/>
              </w:rPr>
              <w:t>Create/read</w:t>
            </w:r>
          </w:p>
        </w:tc>
        <w:tc>
          <w:tcPr>
            <w:tcW w:w="2016" w:type="dxa"/>
          </w:tcPr>
          <w:p w:rsidR="00E36CE1" w:rsidRDefault="00000000">
            <w:pPr>
              <w:spacing w:after="0"/>
            </w:pPr>
            <w:r>
              <w:rPr>
                <w:sz w:val="13"/>
              </w:rPr>
              <w:t>Update assigned</w:t>
            </w:r>
          </w:p>
        </w:tc>
        <w:tc>
          <w:tcPr>
            <w:tcW w:w="1872" w:type="dxa"/>
          </w:tcPr>
          <w:p w:rsidR="00E36CE1" w:rsidRDefault="00000000">
            <w:pPr>
              <w:spacing w:after="0"/>
            </w:pPr>
            <w:r>
              <w:rPr>
                <w:sz w:val="13"/>
              </w:rPr>
              <w:t>Create/read</w:t>
            </w:r>
          </w:p>
        </w:tc>
        <w:tc>
          <w:tcPr>
            <w:tcW w:w="1152" w:type="dxa"/>
          </w:tcPr>
          <w:p w:rsidR="00E36CE1" w:rsidRDefault="00000000">
            <w:pPr>
              <w:spacing w:after="0"/>
            </w:pPr>
            <w:r>
              <w:rPr>
                <w:sz w:val="13"/>
              </w:rPr>
              <w:t>Read</w:t>
            </w:r>
          </w:p>
        </w:tc>
      </w:tr>
      <w:tr w:rsidR="00E36CE1">
        <w:trPr>
          <w:jc w:val="center"/>
        </w:trPr>
        <w:tc>
          <w:tcPr>
            <w:tcW w:w="2160" w:type="dxa"/>
          </w:tcPr>
          <w:p w:rsidR="00E36CE1" w:rsidRDefault="00000000">
            <w:pPr>
              <w:spacing w:after="0"/>
            </w:pPr>
            <w:r>
              <w:rPr>
                <w:sz w:val="13"/>
              </w:rPr>
              <w:t>Thresholds</w:t>
            </w:r>
          </w:p>
        </w:tc>
        <w:tc>
          <w:tcPr>
            <w:tcW w:w="1440" w:type="dxa"/>
          </w:tcPr>
          <w:p w:rsidR="00E36CE1" w:rsidRDefault="00000000">
            <w:pPr>
              <w:spacing w:after="0"/>
            </w:pPr>
            <w:r>
              <w:rPr>
                <w:sz w:val="13"/>
              </w:rPr>
              <w:t>CRUD</w:t>
            </w:r>
          </w:p>
        </w:tc>
        <w:tc>
          <w:tcPr>
            <w:tcW w:w="2016" w:type="dxa"/>
          </w:tcPr>
          <w:p w:rsidR="00E36CE1" w:rsidRDefault="00000000">
            <w:pPr>
              <w:spacing w:after="0"/>
            </w:pPr>
            <w:r>
              <w:rPr>
                <w:sz w:val="13"/>
              </w:rPr>
              <w:t>Read</w:t>
            </w:r>
          </w:p>
        </w:tc>
        <w:tc>
          <w:tcPr>
            <w:tcW w:w="2016" w:type="dxa"/>
          </w:tcPr>
          <w:p w:rsidR="00E36CE1" w:rsidRDefault="00000000">
            <w:pPr>
              <w:spacing w:after="0"/>
            </w:pPr>
            <w:r>
              <w:rPr>
                <w:sz w:val="13"/>
              </w:rPr>
              <w:t>Read</w:t>
            </w:r>
          </w:p>
        </w:tc>
        <w:tc>
          <w:tcPr>
            <w:tcW w:w="1872" w:type="dxa"/>
          </w:tcPr>
          <w:p w:rsidR="00E36CE1" w:rsidRDefault="00000000">
            <w:pPr>
              <w:spacing w:after="0"/>
            </w:pPr>
            <w:del w:id="12" w:author="OQ-003 (Mohamed – Option A)" w:date="2026-07-05T00:00:00Z">
              <w:r>
                <w:rPr>
                  <w:sz w:val="13"/>
                </w:rPr>
                <w:delText>Energy thresholds if delegated</w:delText>
              </w:r>
            </w:del>
            <w:ins w:id="13" w:author="OQ-003 (Mohamed – Option A)" w:date="2026-07-05T00:00:00Z">
              <w:r>
                <w:rPr>
                  <w:sz w:val="13"/>
                </w:rPr>
                <w:t>Energy thresholds when delegation is ON (8.2)</w:t>
              </w:r>
            </w:ins>
          </w:p>
        </w:tc>
        <w:tc>
          <w:tcPr>
            <w:tcW w:w="1152" w:type="dxa"/>
          </w:tcPr>
          <w:p w:rsidR="00E36CE1" w:rsidRDefault="00000000">
            <w:pPr>
              <w:spacing w:after="0"/>
            </w:pPr>
            <w:r>
              <w:rPr>
                <w:sz w:val="13"/>
              </w:rPr>
              <w:t>Read</w:t>
            </w:r>
          </w:p>
        </w:tc>
      </w:tr>
      <w:tr w:rsidR="00E36CE1">
        <w:trPr>
          <w:jc w:val="center"/>
        </w:trPr>
        <w:tc>
          <w:tcPr>
            <w:tcW w:w="2160" w:type="dxa"/>
          </w:tcPr>
          <w:p w:rsidR="00E36CE1" w:rsidRDefault="00000000">
            <w:pPr>
              <w:spacing w:after="0"/>
            </w:pPr>
            <w:r>
              <w:rPr>
                <w:sz w:val="13"/>
              </w:rPr>
              <w:t>Reports</w:t>
            </w:r>
          </w:p>
        </w:tc>
        <w:tc>
          <w:tcPr>
            <w:tcW w:w="1440" w:type="dxa"/>
          </w:tcPr>
          <w:p w:rsidR="00E36CE1" w:rsidRDefault="00000000">
            <w:pPr>
              <w:spacing w:after="0"/>
            </w:pPr>
            <w:r>
              <w:rPr>
                <w:sz w:val="13"/>
              </w:rPr>
              <w:t>All</w:t>
            </w:r>
          </w:p>
        </w:tc>
        <w:tc>
          <w:tcPr>
            <w:tcW w:w="2016" w:type="dxa"/>
          </w:tcPr>
          <w:p w:rsidR="00E36CE1" w:rsidRDefault="00000000">
            <w:pPr>
              <w:spacing w:after="0"/>
            </w:pPr>
            <w:r>
              <w:rPr>
                <w:sz w:val="13"/>
              </w:rPr>
              <w:t>Generate</w:t>
            </w:r>
          </w:p>
        </w:tc>
        <w:tc>
          <w:tcPr>
            <w:tcW w:w="2016" w:type="dxa"/>
          </w:tcPr>
          <w:p w:rsidR="00E36CE1" w:rsidRDefault="00000000">
            <w:pPr>
              <w:spacing w:after="0"/>
            </w:pPr>
            <w:r>
              <w:rPr>
                <w:sz w:val="13"/>
              </w:rPr>
              <w:t>Read assigned machine reports</w:t>
            </w:r>
          </w:p>
        </w:tc>
        <w:tc>
          <w:tcPr>
            <w:tcW w:w="1872" w:type="dxa"/>
          </w:tcPr>
          <w:p w:rsidR="00E36CE1" w:rsidRDefault="00000000">
            <w:pPr>
              <w:spacing w:after="0"/>
            </w:pPr>
            <w:r>
              <w:rPr>
                <w:sz w:val="13"/>
              </w:rPr>
              <w:t>Generate energy reports</w:t>
            </w:r>
          </w:p>
        </w:tc>
        <w:tc>
          <w:tcPr>
            <w:tcW w:w="1152" w:type="dxa"/>
          </w:tcPr>
          <w:p w:rsidR="00E36CE1" w:rsidRDefault="00000000">
            <w:pPr>
              <w:spacing w:after="0"/>
            </w:pPr>
            <w:r>
              <w:rPr>
                <w:sz w:val="13"/>
              </w:rPr>
              <w:t>Read</w:t>
            </w:r>
          </w:p>
        </w:tc>
      </w:tr>
      <w:tr w:rsidR="00E36CE1">
        <w:trPr>
          <w:jc w:val="center"/>
        </w:trPr>
        <w:tc>
          <w:tcPr>
            <w:tcW w:w="2160" w:type="dxa"/>
          </w:tcPr>
          <w:p w:rsidR="00E36CE1" w:rsidRDefault="00000000">
            <w:pPr>
              <w:spacing w:after="0"/>
            </w:pPr>
            <w:r>
              <w:rPr>
                <w:sz w:val="13"/>
              </w:rPr>
              <w:t>Audit logs</w:t>
            </w:r>
          </w:p>
        </w:tc>
        <w:tc>
          <w:tcPr>
            <w:tcW w:w="1440" w:type="dxa"/>
          </w:tcPr>
          <w:p w:rsidR="00E36CE1" w:rsidRDefault="00000000">
            <w:pPr>
              <w:spacing w:after="0"/>
            </w:pPr>
            <w:r>
              <w:rPr>
                <w:sz w:val="13"/>
              </w:rPr>
              <w:t>Read</w:t>
            </w:r>
          </w:p>
        </w:tc>
        <w:tc>
          <w:tcPr>
            <w:tcW w:w="2016" w:type="dxa"/>
          </w:tcPr>
          <w:p w:rsidR="00E36CE1" w:rsidRDefault="00000000">
            <w:pPr>
              <w:spacing w:after="0"/>
            </w:pPr>
            <w:r>
              <w:rPr>
                <w:sz w:val="13"/>
              </w:rPr>
              <w:t>No</w:t>
            </w:r>
          </w:p>
        </w:tc>
        <w:tc>
          <w:tcPr>
            <w:tcW w:w="2016" w:type="dxa"/>
          </w:tcPr>
          <w:p w:rsidR="00E36CE1" w:rsidRDefault="00000000">
            <w:pPr>
              <w:spacing w:after="0"/>
            </w:pPr>
            <w:r>
              <w:rPr>
                <w:sz w:val="13"/>
              </w:rPr>
              <w:t>No</w:t>
            </w:r>
          </w:p>
        </w:tc>
        <w:tc>
          <w:tcPr>
            <w:tcW w:w="1872" w:type="dxa"/>
          </w:tcPr>
          <w:p w:rsidR="00E36CE1" w:rsidRDefault="00000000">
            <w:pPr>
              <w:spacing w:after="0"/>
            </w:pPr>
            <w:r>
              <w:rPr>
                <w:sz w:val="13"/>
              </w:rPr>
              <w:t>No</w:t>
            </w:r>
          </w:p>
        </w:tc>
        <w:tc>
          <w:tcPr>
            <w:tcW w:w="1152" w:type="dxa"/>
          </w:tcPr>
          <w:p w:rsidR="00E36CE1" w:rsidRDefault="00000000">
            <w:pPr>
              <w:spacing w:after="0"/>
            </w:pPr>
            <w:r>
              <w:rPr>
                <w:sz w:val="13"/>
              </w:rPr>
              <w:t>No</w:t>
            </w:r>
          </w:p>
        </w:tc>
      </w:tr>
    </w:tbl>
    <w:p w:rsidR="00E36CE1" w:rsidRDefault="00E36CE1"/>
    <w:p w:rsidR="00E36CE1" w:rsidRDefault="00000000">
      <w:pPr>
        <w:pStyle w:val="Heading2"/>
        <w:rPr>
          <w:ins w:id="14" w:author="OQ-003 (Mohamed – Option A)" w:date="2026-07-05T00:00:00Z"/>
        </w:rPr>
      </w:pPr>
      <w:ins w:id="15" w:author="OQ-003 (Mohamed – Option A)" w:date="2026-07-05T00:00:00Z">
        <w:r>
          <w:t>8.2 Energy Threshold Delegation (OQ-003)</w:t>
        </w:r>
      </w:ins>
    </w:p>
    <w:p w:rsidR="00E36CE1" w:rsidRDefault="00000000">
      <w:pPr>
        <w:spacing w:after="120"/>
        <w:rPr>
          <w:ins w:id="16" w:author="OQ-003 (Mohamed – Option A)" w:date="2026-07-05T00:00:00Z"/>
        </w:rPr>
      </w:pPr>
      <w:ins w:id="17" w:author="OQ-003 (Mohamed – Option A)" w:date="2026-07-05T00:00:00Z">
        <w:r>
          <w:t>OQ-003 resolution (2026-07-05): delegation of energy-threshold editing is a single global system setting, not a per-user or per-asset permission. This is the reading most compatible with the fixed-RBAC constraint and the OOS-14 exclusion of fine-grained attribute-based permissions.</w:t>
        </w:r>
      </w:ins>
    </w:p>
    <w:p w:rsidR="00E36CE1" w:rsidRDefault="00000000">
      <w:pPr>
        <w:pStyle w:val="ListBullet"/>
        <w:rPr>
          <w:ins w:id="18" w:author="OQ-003 (Mohamed – Option A)" w:date="2026-07-05T00:00:00Z"/>
        </w:rPr>
      </w:pPr>
      <w:ins w:id="19" w:author="OQ-003 (Mohamed – Option A)" w:date="2026-07-05T00:00:00Z">
        <w:r>
          <w:t>A boolean setting energy_threshold_delegation_enabled is stored in the system_settings table (Section 14.2), default OFF.</w:t>
        </w:r>
      </w:ins>
    </w:p>
    <w:p w:rsidR="00E36CE1" w:rsidRDefault="00000000">
      <w:pPr>
        <w:pStyle w:val="ListBullet"/>
        <w:rPr>
          <w:ins w:id="20" w:author="OQ-003 (Mohamed – Option A)" w:date="2026-07-05T00:00:00Z"/>
        </w:rPr>
      </w:pPr>
      <w:ins w:id="21" w:author="OQ-003 (Mohamed – Option A)" w:date="2026-07-05T00:00:00Z">
        <w:r>
          <w:t>Write operations on energy thresholds are authorized for ADMIN always, and for ENERGY_MANAGER only while the setting is ON. Enforcement is backend authorization; hiding the editing UI is a usability helper, never the control.</w:t>
        </w:r>
      </w:ins>
    </w:p>
    <w:p w:rsidR="00E36CE1" w:rsidRDefault="00000000">
      <w:pPr>
        <w:pStyle w:val="ListBullet"/>
        <w:rPr>
          <w:ins w:id="22" w:author="OQ-003 (Mohamed – Option A)" w:date="2026-07-05T00:00:00Z"/>
        </w:rPr>
      </w:pPr>
      <w:ins w:id="23" w:author="OQ-003 (Mohamed – Option A)" w:date="2026-07-05T00:00:00Z">
        <w:r>
          <w:t>Only ADMIN can change the setting, from the admin settings area (S-12).</w:t>
        </w:r>
      </w:ins>
    </w:p>
    <w:p w:rsidR="00E36CE1" w:rsidRDefault="00000000">
      <w:pPr>
        <w:pStyle w:val="ListBullet"/>
        <w:rPr>
          <w:ins w:id="24" w:author="OQ-003 (Mohamed – Option A)" w:date="2026-07-05T00:00:00Z"/>
        </w:rPr>
      </w:pPr>
      <w:ins w:id="25" w:author="OQ-003 (Mohamed – Option A)" w:date="2026-07-05T00:00:00Z">
        <w:r>
          <w:t>Every change of the setting writes a THRESHOLD_DELEGATION_CHANGED audit event, and every threshold create/update/delete writes a THRESHOLD_CHANGED audit event with old and new values (Section 27.2). Thresholds drive anomaly detection; an unaudited threshold change would allow silencing an alarm without trace.</w:t>
        </w:r>
      </w:ins>
    </w:p>
    <w:p w:rsidR="00E36CE1" w:rsidRDefault="00000000">
      <w:pPr>
        <w:pStyle w:val="ListBullet"/>
        <w:rPr>
          <w:ins w:id="26" w:author="OQ-003 (Mohamed – Option A)" w:date="2026-07-05T00:00:00Z"/>
        </w:rPr>
      </w:pPr>
      <w:ins w:id="27" w:author="OQ-003 (Mohamed – Option A)" w:date="2026-07-05T00:00:00Z">
        <w:r>
          <w:t>If a later phase requires per-user delegation, the global setting is a strict subset of it; migration is additive and requires a change request.</w:t>
        </w:r>
      </w:ins>
    </w:p>
    <w:p w:rsidR="00E36CE1" w:rsidRDefault="00000000">
      <w:r>
        <w:br w:type="page"/>
      </w:r>
    </w:p>
    <w:p w:rsidR="00E36CE1" w:rsidRDefault="00000000">
      <w:pPr>
        <w:pStyle w:val="Heading1"/>
      </w:pPr>
      <w:r>
        <w:rPr>
          <w:color w:val="1F4E79"/>
        </w:rPr>
        <w:t>9. Target User Workflows</w:t>
      </w:r>
    </w:p>
    <w:p w:rsidR="00E36CE1" w:rsidRDefault="00000000">
      <w:pPr>
        <w:pStyle w:val="Heading2"/>
      </w:pPr>
      <w:r>
        <w:t>9.1 Daily Production Manager Workflow</w:t>
      </w:r>
    </w:p>
    <w:p w:rsidR="00E36CE1" w:rsidRDefault="00000000">
      <w:pPr>
        <w:pStyle w:val="ListNumber"/>
      </w:pPr>
      <w:r>
        <w:t>User logs in and lands on the dashboard filtered to the current week.</w:t>
      </w:r>
    </w:p>
    <w:p w:rsidR="00E36CE1" w:rsidRDefault="00000000">
      <w:pPr>
        <w:pStyle w:val="ListNumber"/>
      </w:pPr>
      <w:r>
        <w:t>User reviews energy per unit, downtime minutes, scrap rate and open anomaly count.</w:t>
      </w:r>
    </w:p>
    <w:p w:rsidR="00E36CE1" w:rsidRDefault="00000000">
      <w:pPr>
        <w:pStyle w:val="ListNumber"/>
      </w:pPr>
      <w:r>
        <w:t>User filters by line and shift to locate the highest loss area.</w:t>
      </w:r>
    </w:p>
    <w:p w:rsidR="00E36CE1" w:rsidRDefault="00000000">
      <w:pPr>
        <w:pStyle w:val="ListNumber"/>
      </w:pPr>
      <w:r>
        <w:t>User opens the anomaly detail page and reads the generated explanation.</w:t>
      </w:r>
    </w:p>
    <w:p w:rsidR="00E36CE1" w:rsidRDefault="00000000">
      <w:pPr>
        <w:pStyle w:val="ListNumber"/>
      </w:pPr>
      <w:r>
        <w:t>User converts the anomaly into a maintenance ticket if inspection is needed.</w:t>
      </w:r>
    </w:p>
    <w:p w:rsidR="00E36CE1" w:rsidRDefault="00000000">
      <w:pPr>
        <w:pStyle w:val="ListNumber"/>
      </w:pPr>
      <w:r>
        <w:t>User adds a business comment and assigns priority.</w:t>
      </w:r>
    </w:p>
    <w:p w:rsidR="00E36CE1" w:rsidRDefault="00000000">
      <w:pPr>
        <w:pStyle w:val="ListNumber"/>
      </w:pPr>
      <w:r>
        <w:t>User exports a weekly CSV if needed for offline review.</w:t>
      </w:r>
    </w:p>
    <w:p w:rsidR="00E36CE1" w:rsidRDefault="00000000">
      <w:pPr>
        <w:pStyle w:val="Heading2"/>
      </w:pPr>
      <w:r>
        <w:t>9.2 Maintenance Technician Workflow</w:t>
      </w:r>
    </w:p>
    <w:p w:rsidR="00E36CE1" w:rsidRDefault="00000000">
      <w:pPr>
        <w:pStyle w:val="ListNumber"/>
      </w:pPr>
      <w:r>
        <w:t>User opens assigned tickets.</w:t>
      </w:r>
    </w:p>
    <w:p w:rsidR="00E36CE1" w:rsidRDefault="00000000">
      <w:pPr>
        <w:pStyle w:val="ListNumber"/>
      </w:pPr>
      <w:r>
        <w:t>User reviews machine history, related anomalies and previous interventions.</w:t>
      </w:r>
    </w:p>
    <w:p w:rsidR="00E36CE1" w:rsidRDefault="00000000">
      <w:pPr>
        <w:pStyle w:val="ListNumber"/>
      </w:pPr>
      <w:r>
        <w:t>User changes ticket status from OPEN to IN_PROGRESS.</w:t>
      </w:r>
    </w:p>
    <w:p w:rsidR="00E36CE1" w:rsidRDefault="00000000">
      <w:pPr>
        <w:pStyle w:val="ListNumber"/>
      </w:pPr>
      <w:r>
        <w:t>User records inspection notes and measured cause.</w:t>
      </w:r>
    </w:p>
    <w:p w:rsidR="00E36CE1" w:rsidRDefault="00000000">
      <w:pPr>
        <w:pStyle w:val="ListNumber"/>
      </w:pPr>
      <w:r>
        <w:t>User closes the ticket with a mandatory resolution note.</w:t>
      </w:r>
    </w:p>
    <w:p w:rsidR="00E36CE1" w:rsidRDefault="00000000">
      <w:pPr>
        <w:pStyle w:val="ListNumber"/>
      </w:pPr>
      <w:r>
        <w:t>System links the resolution to the original anomaly and updates audit history.</w:t>
      </w:r>
    </w:p>
    <w:p w:rsidR="00E36CE1" w:rsidRDefault="00000000">
      <w:pPr>
        <w:pStyle w:val="Heading2"/>
      </w:pPr>
      <w:r>
        <w:t>9.3 Monthly Reporting Workflow</w:t>
      </w:r>
    </w:p>
    <w:p w:rsidR="00E36CE1" w:rsidRDefault="00000000">
      <w:pPr>
        <w:pStyle w:val="ListNumber"/>
      </w:pPr>
      <w:r>
        <w:t>Admin or manager selects month, factory and optional line filter.</w:t>
      </w:r>
    </w:p>
    <w:p w:rsidR="00E36CE1" w:rsidRDefault="00000000">
      <w:pPr>
        <w:pStyle w:val="ListNumber"/>
      </w:pPr>
      <w:r>
        <w:t>System computes monthly KPIs, top anomalies, downtime reasons and maintenance backlog.</w:t>
      </w:r>
    </w:p>
    <w:p w:rsidR="00E36CE1" w:rsidRDefault="00000000">
      <w:pPr>
        <w:pStyle w:val="ListNumber"/>
      </w:pPr>
      <w:r>
        <w:t>System generates a PDF report using the fixed report layout.</w:t>
      </w:r>
    </w:p>
    <w:p w:rsidR="00E36CE1" w:rsidRDefault="00000000">
      <w:pPr>
        <w:pStyle w:val="ListNumber"/>
      </w:pPr>
      <w:r>
        <w:t>User downloads the report and optionally exports raw CSV evidence.</w:t>
      </w:r>
    </w:p>
    <w:p w:rsidR="00E36CE1" w:rsidRDefault="00000000">
      <w:pPr>
        <w:pStyle w:val="ListNumber"/>
      </w:pPr>
      <w:r>
        <w:t>Generated report metadata is stored with creator, timestamp and filter criteria.</w:t>
      </w:r>
    </w:p>
    <w:p w:rsidR="00E36CE1" w:rsidRDefault="00000000">
      <w:r>
        <w:br w:type="page"/>
      </w:r>
    </w:p>
    <w:p w:rsidR="00E36CE1" w:rsidRDefault="00000000">
      <w:pPr>
        <w:pStyle w:val="Heading1"/>
      </w:pPr>
      <w:r>
        <w:rPr>
          <w:color w:val="1F4E79"/>
        </w:rPr>
        <w:t>10. Mandatory System Architecture</w:t>
      </w:r>
    </w:p>
    <w:p w:rsidR="00E36CE1" w:rsidRDefault="00000000">
      <w:r>
        <w:t>The MVP shall be implemented as a modular monolith. This means one deployable backend application with clear internal modules. It shall not be decomposed into separate backend microservices. The reason is painfully simple: distributed systems multiply problems, and this project has enough dignity not to cosplay as Netflix.</w:t>
      </w:r>
    </w:p>
    <w:p w:rsidR="00E36CE1" w:rsidRDefault="00000000">
      <w:pPr>
        <w:pStyle w:val="Heading2"/>
      </w:pPr>
      <w:r>
        <w:t>10.1 Logical Architecture</w:t>
      </w:r>
    </w:p>
    <w:p w:rsidR="00E36CE1" w:rsidRDefault="00000000">
      <w:pPr>
        <w:pStyle w:val="CodeBlock"/>
      </w:pPr>
      <w:r>
        <w:t>Browser UI (React + TypeScript)</w:t>
      </w:r>
      <w:r>
        <w:br/>
        <w:t xml:space="preserve">        | HTTPS/JSON REST</w:t>
      </w:r>
      <w:r>
        <w:br/>
        <w:t>Backend API (Java 25 + Spring Boot 4.1.x)</w:t>
      </w:r>
      <w:r>
        <w:br/>
        <w:t xml:space="preserve">        | JPA/Hibernate</w:t>
      </w:r>
      <w:r>
        <w:br/>
        <w:t>PostgreSQL database</w:t>
      </w:r>
      <w:r>
        <w:br/>
        <w:t xml:space="preserve">        |</w:t>
      </w:r>
      <w:r>
        <w:br/>
        <w:t>Docker Compose runtime: frontend, backend, postgres</w:t>
      </w:r>
    </w:p>
    <w:p w:rsidR="00E36CE1" w:rsidRDefault="00000000">
      <w:pPr>
        <w:pStyle w:val="Heading2"/>
      </w:pPr>
      <w:r>
        <w:t>10.2 Backend Internal Modules</w:t>
      </w:r>
    </w:p>
    <w:tbl>
      <w:tblPr>
        <w:tblStyle w:val="TableGrid"/>
        <w:tblW w:w="0" w:type="auto"/>
        <w:jc w:val="center"/>
        <w:tblLook w:val="04A0" w:firstRow="1" w:lastRow="0" w:firstColumn="1" w:lastColumn="0" w:noHBand="0" w:noVBand="1"/>
      </w:tblPr>
      <w:tblGrid>
        <w:gridCol w:w="1677"/>
        <w:gridCol w:w="4766"/>
        <w:gridCol w:w="3556"/>
      </w:tblGrid>
      <w:tr w:rsidR="00E36CE1">
        <w:trPr>
          <w:tblHeader/>
          <w:jc w:val="center"/>
        </w:trPr>
        <w:tc>
          <w:tcPr>
            <w:tcW w:w="1728" w:type="dxa"/>
            <w:shd w:val="clear" w:color="auto" w:fill="D9EAF7"/>
          </w:tcPr>
          <w:p w:rsidR="00E36CE1" w:rsidRDefault="00000000">
            <w:pPr>
              <w:spacing w:after="0"/>
            </w:pPr>
            <w:r>
              <w:rPr>
                <w:b/>
                <w:sz w:val="14"/>
              </w:rPr>
              <w:t>Module</w:t>
            </w:r>
          </w:p>
        </w:tc>
        <w:tc>
          <w:tcPr>
            <w:tcW w:w="5040" w:type="dxa"/>
            <w:shd w:val="clear" w:color="auto" w:fill="D9EAF7"/>
          </w:tcPr>
          <w:p w:rsidR="00E36CE1" w:rsidRDefault="00000000">
            <w:pPr>
              <w:spacing w:after="0"/>
            </w:pPr>
            <w:r>
              <w:rPr>
                <w:b/>
                <w:sz w:val="14"/>
              </w:rPr>
              <w:t>Responsibility</w:t>
            </w:r>
          </w:p>
        </w:tc>
        <w:tc>
          <w:tcPr>
            <w:tcW w:w="3744" w:type="dxa"/>
            <w:shd w:val="clear" w:color="auto" w:fill="D9EAF7"/>
          </w:tcPr>
          <w:p w:rsidR="00E36CE1" w:rsidRDefault="00000000">
            <w:pPr>
              <w:spacing w:after="0"/>
            </w:pPr>
            <w:r>
              <w:rPr>
                <w:b/>
                <w:sz w:val="14"/>
              </w:rPr>
              <w:t>Forbidden responsibility</w:t>
            </w:r>
          </w:p>
        </w:tc>
      </w:tr>
      <w:tr w:rsidR="00E36CE1">
        <w:trPr>
          <w:jc w:val="center"/>
        </w:trPr>
        <w:tc>
          <w:tcPr>
            <w:tcW w:w="1728" w:type="dxa"/>
          </w:tcPr>
          <w:p w:rsidR="00E36CE1" w:rsidRDefault="00000000">
            <w:pPr>
              <w:spacing w:after="0"/>
            </w:pPr>
            <w:r>
              <w:rPr>
                <w:sz w:val="14"/>
              </w:rPr>
              <w:t>identity</w:t>
            </w:r>
          </w:p>
        </w:tc>
        <w:tc>
          <w:tcPr>
            <w:tcW w:w="5040" w:type="dxa"/>
          </w:tcPr>
          <w:p w:rsidR="00E36CE1" w:rsidRDefault="00000000">
            <w:pPr>
              <w:spacing w:after="0"/>
            </w:pPr>
            <w:r>
              <w:rPr>
                <w:sz w:val="14"/>
              </w:rPr>
              <w:t>Authentication, JWT, users, roles, password hashing.</w:t>
            </w:r>
          </w:p>
        </w:tc>
        <w:tc>
          <w:tcPr>
            <w:tcW w:w="3744" w:type="dxa"/>
          </w:tcPr>
          <w:p w:rsidR="00E36CE1" w:rsidRDefault="00000000">
            <w:pPr>
              <w:spacing w:after="0"/>
            </w:pPr>
            <w:r>
              <w:rPr>
                <w:sz w:val="14"/>
              </w:rPr>
              <w:t>Business KPI calculation.</w:t>
            </w:r>
          </w:p>
        </w:tc>
      </w:tr>
      <w:tr w:rsidR="00E36CE1">
        <w:trPr>
          <w:jc w:val="center"/>
        </w:trPr>
        <w:tc>
          <w:tcPr>
            <w:tcW w:w="1728" w:type="dxa"/>
          </w:tcPr>
          <w:p w:rsidR="00E36CE1" w:rsidRDefault="00000000">
            <w:pPr>
              <w:spacing w:after="0"/>
            </w:pPr>
            <w:r>
              <w:rPr>
                <w:sz w:val="14"/>
              </w:rPr>
              <w:t>masterdata</w:t>
            </w:r>
          </w:p>
        </w:tc>
        <w:tc>
          <w:tcPr>
            <w:tcW w:w="5040" w:type="dxa"/>
          </w:tcPr>
          <w:p w:rsidR="00E36CE1" w:rsidRDefault="00000000">
            <w:pPr>
              <w:spacing w:after="0"/>
            </w:pPr>
            <w:r>
              <w:rPr>
                <w:sz w:val="14"/>
              </w:rPr>
              <w:t>Factories, lines, machines, products, shifts and reference data.</w:t>
            </w:r>
          </w:p>
        </w:tc>
        <w:tc>
          <w:tcPr>
            <w:tcW w:w="3744" w:type="dxa"/>
          </w:tcPr>
          <w:p w:rsidR="00E36CE1" w:rsidRDefault="00000000">
            <w:pPr>
              <w:spacing w:after="0"/>
            </w:pPr>
            <w:r>
              <w:rPr>
                <w:sz w:val="14"/>
              </w:rPr>
              <w:t>Import file parsing.</w:t>
            </w:r>
          </w:p>
        </w:tc>
      </w:tr>
      <w:tr w:rsidR="00E36CE1">
        <w:trPr>
          <w:jc w:val="center"/>
        </w:trPr>
        <w:tc>
          <w:tcPr>
            <w:tcW w:w="1728" w:type="dxa"/>
          </w:tcPr>
          <w:p w:rsidR="00E36CE1" w:rsidRDefault="00000000">
            <w:pPr>
              <w:spacing w:after="0"/>
            </w:pPr>
            <w:r>
              <w:rPr>
                <w:sz w:val="14"/>
              </w:rPr>
              <w:t>importing</w:t>
            </w:r>
          </w:p>
        </w:tc>
        <w:tc>
          <w:tcPr>
            <w:tcW w:w="5040" w:type="dxa"/>
          </w:tcPr>
          <w:p w:rsidR="00E36CE1" w:rsidRDefault="00000000">
            <w:pPr>
              <w:spacing w:after="0"/>
            </w:pPr>
            <w:r>
              <w:rPr>
                <w:sz w:val="14"/>
              </w:rPr>
              <w:t>CSV upload, validation, staging and commit.</w:t>
            </w:r>
          </w:p>
        </w:tc>
        <w:tc>
          <w:tcPr>
            <w:tcW w:w="3744" w:type="dxa"/>
          </w:tcPr>
          <w:p w:rsidR="00E36CE1" w:rsidRDefault="00000000">
            <w:pPr>
              <w:spacing w:after="0"/>
            </w:pPr>
            <w:r>
              <w:rPr>
                <w:sz w:val="14"/>
              </w:rPr>
              <w:t>Dashboard chart formatting.</w:t>
            </w:r>
          </w:p>
        </w:tc>
      </w:tr>
      <w:tr w:rsidR="00E36CE1">
        <w:trPr>
          <w:jc w:val="center"/>
        </w:trPr>
        <w:tc>
          <w:tcPr>
            <w:tcW w:w="1728" w:type="dxa"/>
          </w:tcPr>
          <w:p w:rsidR="00E36CE1" w:rsidRDefault="00000000">
            <w:pPr>
              <w:spacing w:after="0"/>
            </w:pPr>
            <w:r>
              <w:rPr>
                <w:sz w:val="14"/>
              </w:rPr>
              <w:t>production</w:t>
            </w:r>
          </w:p>
        </w:tc>
        <w:tc>
          <w:tcPr>
            <w:tcW w:w="5040" w:type="dxa"/>
          </w:tcPr>
          <w:p w:rsidR="00E36CE1" w:rsidRDefault="00000000">
            <w:pPr>
              <w:spacing w:after="0"/>
            </w:pPr>
            <w:r>
              <w:rPr>
                <w:sz w:val="14"/>
              </w:rPr>
              <w:t>Production measurements, units, batches and output KPIs.</w:t>
            </w:r>
          </w:p>
        </w:tc>
        <w:tc>
          <w:tcPr>
            <w:tcW w:w="3744" w:type="dxa"/>
          </w:tcPr>
          <w:p w:rsidR="00E36CE1" w:rsidRDefault="00000000">
            <w:pPr>
              <w:spacing w:after="0"/>
            </w:pPr>
            <w:r>
              <w:rPr>
                <w:sz w:val="14"/>
              </w:rPr>
              <w:t>Security policy decisions.</w:t>
            </w:r>
          </w:p>
        </w:tc>
      </w:tr>
      <w:tr w:rsidR="00E36CE1">
        <w:trPr>
          <w:jc w:val="center"/>
        </w:trPr>
        <w:tc>
          <w:tcPr>
            <w:tcW w:w="1728" w:type="dxa"/>
          </w:tcPr>
          <w:p w:rsidR="00E36CE1" w:rsidRDefault="00000000">
            <w:pPr>
              <w:spacing w:after="0"/>
            </w:pPr>
            <w:r>
              <w:rPr>
                <w:sz w:val="14"/>
              </w:rPr>
              <w:t>energy</w:t>
            </w:r>
          </w:p>
        </w:tc>
        <w:tc>
          <w:tcPr>
            <w:tcW w:w="5040" w:type="dxa"/>
          </w:tcPr>
          <w:p w:rsidR="00E36CE1" w:rsidRDefault="00000000">
            <w:pPr>
              <w:spacing w:after="0"/>
            </w:pPr>
            <w:r>
              <w:rPr>
                <w:sz w:val="14"/>
              </w:rPr>
              <w:t>Energy measurements, energy KPIs and energy thresholds.</w:t>
            </w:r>
          </w:p>
        </w:tc>
        <w:tc>
          <w:tcPr>
            <w:tcW w:w="3744" w:type="dxa"/>
          </w:tcPr>
          <w:p w:rsidR="00E36CE1" w:rsidRDefault="00000000">
            <w:pPr>
              <w:spacing w:after="0"/>
            </w:pPr>
            <w:r>
              <w:rPr>
                <w:sz w:val="14"/>
              </w:rPr>
              <w:t>Ticket lifecycle management.</w:t>
            </w:r>
          </w:p>
        </w:tc>
      </w:tr>
      <w:tr w:rsidR="00E36CE1">
        <w:trPr>
          <w:jc w:val="center"/>
        </w:trPr>
        <w:tc>
          <w:tcPr>
            <w:tcW w:w="1728" w:type="dxa"/>
          </w:tcPr>
          <w:p w:rsidR="00E36CE1" w:rsidRDefault="00000000">
            <w:pPr>
              <w:spacing w:after="0"/>
            </w:pPr>
            <w:r>
              <w:rPr>
                <w:sz w:val="14"/>
              </w:rPr>
              <w:t>quality</w:t>
            </w:r>
          </w:p>
        </w:tc>
        <w:tc>
          <w:tcPr>
            <w:tcW w:w="5040" w:type="dxa"/>
          </w:tcPr>
          <w:p w:rsidR="00E36CE1" w:rsidRDefault="00000000">
            <w:pPr>
              <w:spacing w:after="0"/>
            </w:pPr>
            <w:r>
              <w:rPr>
                <w:sz w:val="14"/>
              </w:rPr>
              <w:t>Scrap categories, scrap measurements and defect KPIs.</w:t>
            </w:r>
          </w:p>
        </w:tc>
        <w:tc>
          <w:tcPr>
            <w:tcW w:w="3744" w:type="dxa"/>
          </w:tcPr>
          <w:p w:rsidR="00E36CE1" w:rsidRDefault="00000000">
            <w:pPr>
              <w:spacing w:after="0"/>
            </w:pPr>
            <w:r>
              <w:rPr>
                <w:sz w:val="14"/>
              </w:rPr>
              <w:t>PDF report rendering.</w:t>
            </w:r>
          </w:p>
        </w:tc>
      </w:tr>
      <w:tr w:rsidR="00E36CE1">
        <w:trPr>
          <w:jc w:val="center"/>
        </w:trPr>
        <w:tc>
          <w:tcPr>
            <w:tcW w:w="1728" w:type="dxa"/>
          </w:tcPr>
          <w:p w:rsidR="00E36CE1" w:rsidRDefault="00000000">
            <w:pPr>
              <w:spacing w:after="0"/>
            </w:pPr>
            <w:r>
              <w:rPr>
                <w:sz w:val="14"/>
              </w:rPr>
              <w:t>downtime</w:t>
            </w:r>
          </w:p>
        </w:tc>
        <w:tc>
          <w:tcPr>
            <w:tcW w:w="5040" w:type="dxa"/>
          </w:tcPr>
          <w:p w:rsidR="00E36CE1" w:rsidRDefault="00000000">
            <w:pPr>
              <w:spacing w:after="0"/>
            </w:pPr>
            <w:r>
              <w:rPr>
                <w:sz w:val="14"/>
              </w:rPr>
              <w:t>Downtime records, downtime reasons and availability KPIs.</w:t>
            </w:r>
          </w:p>
        </w:tc>
        <w:tc>
          <w:tcPr>
            <w:tcW w:w="3744" w:type="dxa"/>
          </w:tcPr>
          <w:p w:rsidR="00E36CE1" w:rsidRDefault="00000000">
            <w:pPr>
              <w:spacing w:after="0"/>
            </w:pPr>
            <w:r>
              <w:rPr>
                <w:sz w:val="14"/>
              </w:rPr>
              <w:t>User administration.</w:t>
            </w:r>
          </w:p>
        </w:tc>
      </w:tr>
      <w:tr w:rsidR="00E36CE1">
        <w:trPr>
          <w:jc w:val="center"/>
        </w:trPr>
        <w:tc>
          <w:tcPr>
            <w:tcW w:w="1728" w:type="dxa"/>
          </w:tcPr>
          <w:p w:rsidR="00E36CE1" w:rsidRDefault="00000000">
            <w:pPr>
              <w:spacing w:after="0"/>
            </w:pPr>
            <w:r>
              <w:rPr>
                <w:sz w:val="14"/>
              </w:rPr>
              <w:t>analytics</w:t>
            </w:r>
          </w:p>
        </w:tc>
        <w:tc>
          <w:tcPr>
            <w:tcW w:w="5040" w:type="dxa"/>
          </w:tcPr>
          <w:p w:rsidR="00E36CE1" w:rsidRDefault="00000000">
            <w:pPr>
              <w:spacing w:after="0"/>
            </w:pPr>
            <w:r>
              <w:rPr>
                <w:sz w:val="14"/>
              </w:rPr>
              <w:t>Anomaly detection, scoring and recommendation generation.</w:t>
            </w:r>
          </w:p>
        </w:tc>
        <w:tc>
          <w:tcPr>
            <w:tcW w:w="3744" w:type="dxa"/>
          </w:tcPr>
          <w:p w:rsidR="00E36CE1" w:rsidRDefault="00000000">
            <w:pPr>
              <w:spacing w:after="0"/>
            </w:pPr>
            <w:r>
              <w:rPr>
                <w:sz w:val="14"/>
              </w:rPr>
              <w:t>Direct database schema migration.</w:t>
            </w:r>
          </w:p>
        </w:tc>
      </w:tr>
      <w:tr w:rsidR="00E36CE1">
        <w:trPr>
          <w:jc w:val="center"/>
        </w:trPr>
        <w:tc>
          <w:tcPr>
            <w:tcW w:w="1728" w:type="dxa"/>
          </w:tcPr>
          <w:p w:rsidR="00E36CE1" w:rsidRDefault="00000000">
            <w:pPr>
              <w:spacing w:after="0"/>
            </w:pPr>
            <w:r>
              <w:rPr>
                <w:sz w:val="14"/>
              </w:rPr>
              <w:t>maintenance</w:t>
            </w:r>
          </w:p>
        </w:tc>
        <w:tc>
          <w:tcPr>
            <w:tcW w:w="5040" w:type="dxa"/>
          </w:tcPr>
          <w:p w:rsidR="00E36CE1" w:rsidRDefault="00000000">
            <w:pPr>
              <w:spacing w:after="0"/>
            </w:pPr>
            <w:r>
              <w:rPr>
                <w:sz w:val="14"/>
              </w:rPr>
              <w:t>Maintenance tickets, comments, assignment and status transitions.</w:t>
            </w:r>
          </w:p>
        </w:tc>
        <w:tc>
          <w:tcPr>
            <w:tcW w:w="3744" w:type="dxa"/>
          </w:tcPr>
          <w:p w:rsidR="00E36CE1" w:rsidRDefault="00000000">
            <w:pPr>
              <w:spacing w:after="0"/>
            </w:pPr>
            <w:r>
              <w:rPr>
                <w:sz w:val="14"/>
              </w:rPr>
              <w:t>CSV parsing.</w:t>
            </w:r>
          </w:p>
        </w:tc>
      </w:tr>
      <w:tr w:rsidR="00E36CE1">
        <w:trPr>
          <w:jc w:val="center"/>
        </w:trPr>
        <w:tc>
          <w:tcPr>
            <w:tcW w:w="1728" w:type="dxa"/>
          </w:tcPr>
          <w:p w:rsidR="00E36CE1" w:rsidRDefault="00000000">
            <w:pPr>
              <w:spacing w:after="0"/>
            </w:pPr>
            <w:r>
              <w:rPr>
                <w:sz w:val="14"/>
              </w:rPr>
              <w:t>reporting</w:t>
            </w:r>
          </w:p>
        </w:tc>
        <w:tc>
          <w:tcPr>
            <w:tcW w:w="5040" w:type="dxa"/>
          </w:tcPr>
          <w:p w:rsidR="00E36CE1" w:rsidRDefault="00000000">
            <w:pPr>
              <w:spacing w:after="0"/>
            </w:pPr>
            <w:r>
              <w:rPr>
                <w:sz w:val="14"/>
              </w:rPr>
              <w:t>Monthly PDF and CSV exports.</w:t>
            </w:r>
          </w:p>
        </w:tc>
        <w:tc>
          <w:tcPr>
            <w:tcW w:w="3744" w:type="dxa"/>
          </w:tcPr>
          <w:p w:rsidR="00E36CE1" w:rsidRDefault="00000000">
            <w:pPr>
              <w:spacing w:after="0"/>
            </w:pPr>
            <w:r>
              <w:rPr>
                <w:sz w:val="14"/>
              </w:rPr>
              <w:t>Authentication.</w:t>
            </w:r>
          </w:p>
        </w:tc>
      </w:tr>
      <w:tr w:rsidR="00E36CE1">
        <w:trPr>
          <w:jc w:val="center"/>
        </w:trPr>
        <w:tc>
          <w:tcPr>
            <w:tcW w:w="1728" w:type="dxa"/>
          </w:tcPr>
          <w:p w:rsidR="00E36CE1" w:rsidRDefault="00000000">
            <w:pPr>
              <w:spacing w:after="0"/>
            </w:pPr>
            <w:r>
              <w:rPr>
                <w:sz w:val="14"/>
              </w:rPr>
              <w:t>audit</w:t>
            </w:r>
          </w:p>
        </w:tc>
        <w:tc>
          <w:tcPr>
            <w:tcW w:w="5040" w:type="dxa"/>
          </w:tcPr>
          <w:p w:rsidR="00E36CE1" w:rsidRDefault="00000000">
            <w:pPr>
              <w:spacing w:after="0"/>
            </w:pPr>
            <w:r>
              <w:rPr>
                <w:sz w:val="14"/>
              </w:rPr>
              <w:t>Audit event storage and admin audit views.</w:t>
            </w:r>
          </w:p>
        </w:tc>
        <w:tc>
          <w:tcPr>
            <w:tcW w:w="3744" w:type="dxa"/>
          </w:tcPr>
          <w:p w:rsidR="00E36CE1" w:rsidRDefault="00000000">
            <w:pPr>
              <w:spacing w:after="0"/>
            </w:pPr>
            <w:r>
              <w:rPr>
                <w:sz w:val="14"/>
              </w:rPr>
              <w:t>Business object mutation.</w:t>
            </w:r>
          </w:p>
        </w:tc>
      </w:tr>
      <w:tr w:rsidR="00E36CE1">
        <w:trPr>
          <w:jc w:val="center"/>
        </w:trPr>
        <w:tc>
          <w:tcPr>
            <w:tcW w:w="1728" w:type="dxa"/>
          </w:tcPr>
          <w:p w:rsidR="00E36CE1" w:rsidRDefault="00000000">
            <w:pPr>
              <w:spacing w:after="0"/>
            </w:pPr>
            <w:r>
              <w:rPr>
                <w:sz w:val="14"/>
              </w:rPr>
              <w:t>shared</w:t>
            </w:r>
          </w:p>
        </w:tc>
        <w:tc>
          <w:tcPr>
            <w:tcW w:w="5040" w:type="dxa"/>
          </w:tcPr>
          <w:p w:rsidR="00E36CE1" w:rsidRDefault="00000000">
            <w:pPr>
              <w:spacing w:after="0"/>
            </w:pPr>
            <w:r>
              <w:rPr>
                <w:sz w:val="14"/>
              </w:rPr>
              <w:t>Common exceptions, DTOs, mappers, validation utilities and clock abstraction.</w:t>
            </w:r>
          </w:p>
        </w:tc>
        <w:tc>
          <w:tcPr>
            <w:tcW w:w="3744" w:type="dxa"/>
          </w:tcPr>
          <w:p w:rsidR="00E36CE1" w:rsidRDefault="00000000">
            <w:pPr>
              <w:spacing w:after="0"/>
            </w:pPr>
            <w:r>
              <w:rPr>
                <w:sz w:val="14"/>
              </w:rPr>
              <w:t>Feature-specific business logic.</w:t>
            </w:r>
          </w:p>
        </w:tc>
      </w:tr>
    </w:tbl>
    <w:p w:rsidR="00E36CE1" w:rsidRDefault="00E36CE1"/>
    <w:p w:rsidR="00E36CE1" w:rsidRDefault="00000000">
      <w:pPr>
        <w:pStyle w:val="Heading2"/>
      </w:pPr>
      <w:r>
        <w:t>10.3 Architecture Constraints</w:t>
      </w:r>
    </w:p>
    <w:p w:rsidR="00E36CE1" w:rsidRDefault="00000000">
      <w:pPr>
        <w:pStyle w:val="ListBullet"/>
      </w:pPr>
      <w:r>
        <w:t>Controllers may call services only. Controllers shall not call repositories directly.</w:t>
      </w:r>
    </w:p>
    <w:p w:rsidR="00E36CE1" w:rsidRDefault="00000000">
      <w:pPr>
        <w:pStyle w:val="ListBullet"/>
      </w:pPr>
      <w:r>
        <w:t>Services may call repositories and other services only through module-defined interfaces.</w:t>
      </w:r>
    </w:p>
    <w:p w:rsidR="00E36CE1" w:rsidRDefault="00000000">
      <w:pPr>
        <w:pStyle w:val="ListBullet"/>
      </w:pPr>
      <w:r>
        <w:t>Entities shall not be exposed directly in API responses.</w:t>
      </w:r>
    </w:p>
    <w:p w:rsidR="00E36CE1" w:rsidRDefault="00000000">
      <w:pPr>
        <w:pStyle w:val="ListBullet"/>
      </w:pPr>
      <w:r>
        <w:t>DTOs shall be implemented as Java records unless a framework requires a mutable object.</w:t>
      </w:r>
    </w:p>
    <w:p w:rsidR="00E36CE1" w:rsidRDefault="00000000">
      <w:pPr>
        <w:pStyle w:val="ListBullet"/>
      </w:pPr>
      <w:r>
        <w:t>All write operations shall be transactional at service level.</w:t>
      </w:r>
    </w:p>
    <w:p w:rsidR="00E36CE1" w:rsidRDefault="00000000">
      <w:pPr>
        <w:pStyle w:val="ListBullet"/>
      </w:pPr>
      <w:r>
        <w:t>All exceptions returned to the frontend shall follow the fixed error response schema.</w:t>
      </w:r>
    </w:p>
    <w:p w:rsidR="00E36CE1" w:rsidRDefault="00000000">
      <w:pPr>
        <w:pStyle w:val="ListBullet"/>
      </w:pPr>
      <w:r>
        <w:t>All date/time storage shall use UTC instants in the database and Europe/Vienna as default display timezone.</w:t>
      </w:r>
    </w:p>
    <w:p w:rsidR="00E36CE1" w:rsidRDefault="00000000">
      <w:r>
        <w:br w:type="page"/>
      </w:r>
    </w:p>
    <w:p w:rsidR="00E36CE1" w:rsidRDefault="00000000">
      <w:pPr>
        <w:pStyle w:val="Heading1"/>
      </w:pPr>
      <w:r>
        <w:rPr>
          <w:color w:val="1F4E79"/>
        </w:rPr>
        <w:t>11. Java 25 Backend Architecture</w:t>
      </w:r>
    </w:p>
    <w:p w:rsidR="00E36CE1" w:rsidRDefault="00000000">
      <w:r>
        <w:t>The backend shall be a Spring Boot application compiled with Java 25. It shall use stable Java features only. Preview language features shall not be enabled in Maven, because building production software on preview flags is a hobby for people who enjoy future migrations as a personality defect.</w:t>
      </w:r>
    </w:p>
    <w:p w:rsidR="00E36CE1" w:rsidRDefault="00000000">
      <w:pPr>
        <w:pStyle w:val="Heading2"/>
      </w:pPr>
      <w:r>
        <w:t>11.1 Mandatory Backend Technology Stack</w:t>
      </w:r>
    </w:p>
    <w:tbl>
      <w:tblPr>
        <w:tblStyle w:val="TableGrid"/>
        <w:tblW w:w="0" w:type="auto"/>
        <w:jc w:val="center"/>
        <w:tblLook w:val="04A0" w:firstRow="1" w:lastRow="0" w:firstColumn="1" w:lastColumn="0" w:noHBand="0" w:noVBand="1"/>
      </w:tblPr>
      <w:tblGrid>
        <w:gridCol w:w="1810"/>
        <w:gridCol w:w="3290"/>
        <w:gridCol w:w="4899"/>
      </w:tblGrid>
      <w:tr w:rsidR="00E36CE1">
        <w:trPr>
          <w:tblHeader/>
          <w:jc w:val="center"/>
        </w:trPr>
        <w:tc>
          <w:tcPr>
            <w:tcW w:w="1872" w:type="dxa"/>
            <w:shd w:val="clear" w:color="auto" w:fill="D9EAF7"/>
          </w:tcPr>
          <w:p w:rsidR="00E36CE1" w:rsidRDefault="00000000">
            <w:pPr>
              <w:spacing w:after="0"/>
            </w:pPr>
            <w:r>
              <w:rPr>
                <w:b/>
                <w:sz w:val="14"/>
              </w:rPr>
              <w:t>Layer</w:t>
            </w:r>
          </w:p>
        </w:tc>
        <w:tc>
          <w:tcPr>
            <w:tcW w:w="3456" w:type="dxa"/>
            <w:shd w:val="clear" w:color="auto" w:fill="D9EAF7"/>
          </w:tcPr>
          <w:p w:rsidR="00E36CE1" w:rsidRDefault="00000000">
            <w:pPr>
              <w:spacing w:after="0"/>
            </w:pPr>
            <w:r>
              <w:rPr>
                <w:b/>
                <w:sz w:val="14"/>
              </w:rPr>
              <w:t>Mandatory technology</w:t>
            </w:r>
          </w:p>
        </w:tc>
        <w:tc>
          <w:tcPr>
            <w:tcW w:w="5184" w:type="dxa"/>
            <w:shd w:val="clear" w:color="auto" w:fill="D9EAF7"/>
          </w:tcPr>
          <w:p w:rsidR="00E36CE1" w:rsidRDefault="00000000">
            <w:pPr>
              <w:spacing w:after="0"/>
            </w:pPr>
            <w:r>
              <w:rPr>
                <w:b/>
                <w:sz w:val="14"/>
              </w:rPr>
              <w:t>Implementation rule</w:t>
            </w:r>
          </w:p>
        </w:tc>
      </w:tr>
      <w:tr w:rsidR="00E36CE1">
        <w:trPr>
          <w:jc w:val="center"/>
        </w:trPr>
        <w:tc>
          <w:tcPr>
            <w:tcW w:w="1872" w:type="dxa"/>
          </w:tcPr>
          <w:p w:rsidR="00E36CE1" w:rsidRDefault="00000000">
            <w:pPr>
              <w:spacing w:after="0"/>
            </w:pPr>
            <w:r>
              <w:rPr>
                <w:sz w:val="14"/>
              </w:rPr>
              <w:t>Runtime</w:t>
            </w:r>
          </w:p>
        </w:tc>
        <w:tc>
          <w:tcPr>
            <w:tcW w:w="3456" w:type="dxa"/>
          </w:tcPr>
          <w:p w:rsidR="00E36CE1" w:rsidRDefault="00000000">
            <w:pPr>
              <w:spacing w:after="0"/>
            </w:pPr>
            <w:r>
              <w:rPr>
                <w:sz w:val="14"/>
              </w:rPr>
              <w:t>Java 25 LTS, OpenJDK distribution.</w:t>
            </w:r>
          </w:p>
        </w:tc>
        <w:tc>
          <w:tcPr>
            <w:tcW w:w="5184" w:type="dxa"/>
          </w:tcPr>
          <w:p w:rsidR="00E36CE1" w:rsidRDefault="00000000">
            <w:pPr>
              <w:spacing w:after="0"/>
            </w:pPr>
            <w:r>
              <w:rPr>
                <w:sz w:val="14"/>
              </w:rPr>
              <w:t>Docker backend image shall run Java 25. CI shall verify java.version starts with 25.</w:t>
            </w:r>
          </w:p>
        </w:tc>
      </w:tr>
      <w:tr w:rsidR="00E36CE1">
        <w:trPr>
          <w:jc w:val="center"/>
        </w:trPr>
        <w:tc>
          <w:tcPr>
            <w:tcW w:w="1872" w:type="dxa"/>
          </w:tcPr>
          <w:p w:rsidR="00E36CE1" w:rsidRDefault="00000000">
            <w:pPr>
              <w:spacing w:after="0"/>
            </w:pPr>
            <w:r>
              <w:rPr>
                <w:sz w:val="14"/>
              </w:rPr>
              <w:t>Framework</w:t>
            </w:r>
          </w:p>
        </w:tc>
        <w:tc>
          <w:tcPr>
            <w:tcW w:w="3456" w:type="dxa"/>
          </w:tcPr>
          <w:p w:rsidR="00E36CE1" w:rsidRDefault="00000000">
            <w:pPr>
              <w:spacing w:after="0"/>
            </w:pPr>
            <w:r>
              <w:rPr>
                <w:sz w:val="14"/>
              </w:rPr>
              <w:t>Spring Boot 4.1.x.</w:t>
            </w:r>
          </w:p>
        </w:tc>
        <w:tc>
          <w:tcPr>
            <w:tcW w:w="5184" w:type="dxa"/>
          </w:tcPr>
          <w:p w:rsidR="00E36CE1" w:rsidRDefault="00000000">
            <w:pPr>
              <w:spacing w:after="0"/>
            </w:pPr>
            <w:r>
              <w:rPr>
                <w:sz w:val="14"/>
              </w:rPr>
              <w:t>Use Spring Boot starters, not manual framework assembly.</w:t>
            </w:r>
          </w:p>
        </w:tc>
      </w:tr>
      <w:tr w:rsidR="00E36CE1">
        <w:trPr>
          <w:jc w:val="center"/>
        </w:trPr>
        <w:tc>
          <w:tcPr>
            <w:tcW w:w="1872" w:type="dxa"/>
          </w:tcPr>
          <w:p w:rsidR="00E36CE1" w:rsidRDefault="00000000">
            <w:pPr>
              <w:spacing w:after="0"/>
            </w:pPr>
            <w:r>
              <w:rPr>
                <w:sz w:val="14"/>
              </w:rPr>
              <w:t>Core framework</w:t>
            </w:r>
          </w:p>
        </w:tc>
        <w:tc>
          <w:tcPr>
            <w:tcW w:w="3456" w:type="dxa"/>
          </w:tcPr>
          <w:p w:rsidR="00E36CE1" w:rsidRDefault="00000000">
            <w:pPr>
              <w:spacing w:after="0"/>
            </w:pPr>
            <w:r>
              <w:rPr>
                <w:sz w:val="14"/>
              </w:rPr>
              <w:t>Spring Framework 7.x.</w:t>
            </w:r>
          </w:p>
        </w:tc>
        <w:tc>
          <w:tcPr>
            <w:tcW w:w="5184" w:type="dxa"/>
          </w:tcPr>
          <w:p w:rsidR="00E36CE1" w:rsidRDefault="00000000">
            <w:pPr>
              <w:spacing w:after="0"/>
            </w:pPr>
            <w:r>
              <w:rPr>
                <w:sz w:val="14"/>
              </w:rPr>
              <w:t>Inherited through Spring Boot dependency management.</w:t>
            </w:r>
          </w:p>
        </w:tc>
      </w:tr>
      <w:tr w:rsidR="00E36CE1">
        <w:trPr>
          <w:jc w:val="center"/>
        </w:trPr>
        <w:tc>
          <w:tcPr>
            <w:tcW w:w="1872" w:type="dxa"/>
          </w:tcPr>
          <w:p w:rsidR="00E36CE1" w:rsidRDefault="00000000">
            <w:pPr>
              <w:spacing w:after="0"/>
            </w:pPr>
            <w:r>
              <w:rPr>
                <w:sz w:val="14"/>
              </w:rPr>
              <w:t>Web</w:t>
            </w:r>
          </w:p>
        </w:tc>
        <w:tc>
          <w:tcPr>
            <w:tcW w:w="3456" w:type="dxa"/>
          </w:tcPr>
          <w:p w:rsidR="00E36CE1" w:rsidRDefault="00000000">
            <w:pPr>
              <w:spacing w:after="0"/>
            </w:pPr>
            <w:r>
              <w:rPr>
                <w:sz w:val="14"/>
              </w:rPr>
              <w:t>Spring Web MVC with embedded Tomcat.</w:t>
            </w:r>
          </w:p>
        </w:tc>
        <w:tc>
          <w:tcPr>
            <w:tcW w:w="5184" w:type="dxa"/>
          </w:tcPr>
          <w:p w:rsidR="00E36CE1" w:rsidRDefault="00000000">
            <w:pPr>
              <w:spacing w:after="0"/>
            </w:pPr>
            <w:r>
              <w:rPr>
                <w:sz w:val="14"/>
              </w:rPr>
              <w:t>REST JSON endpoints under /api/v1.</w:t>
            </w:r>
          </w:p>
        </w:tc>
      </w:tr>
      <w:tr w:rsidR="00E36CE1">
        <w:trPr>
          <w:jc w:val="center"/>
        </w:trPr>
        <w:tc>
          <w:tcPr>
            <w:tcW w:w="1872" w:type="dxa"/>
          </w:tcPr>
          <w:p w:rsidR="00E36CE1" w:rsidRDefault="00000000">
            <w:pPr>
              <w:spacing w:after="0"/>
            </w:pPr>
            <w:r>
              <w:rPr>
                <w:sz w:val="14"/>
              </w:rPr>
              <w:t>Security</w:t>
            </w:r>
          </w:p>
        </w:tc>
        <w:tc>
          <w:tcPr>
            <w:tcW w:w="3456" w:type="dxa"/>
          </w:tcPr>
          <w:p w:rsidR="00E36CE1" w:rsidRDefault="00000000">
            <w:pPr>
              <w:spacing w:after="0"/>
            </w:pPr>
            <w:r>
              <w:rPr>
                <w:sz w:val="14"/>
              </w:rPr>
              <w:t>Spring Security.</w:t>
            </w:r>
          </w:p>
        </w:tc>
        <w:tc>
          <w:tcPr>
            <w:tcW w:w="5184" w:type="dxa"/>
          </w:tcPr>
          <w:p w:rsidR="00E36CE1" w:rsidRDefault="00000000">
            <w:pPr>
              <w:spacing w:after="0"/>
            </w:pPr>
            <w:r>
              <w:rPr>
                <w:sz w:val="14"/>
              </w:rPr>
              <w:t>JWT authentication and role-based authorization.</w:t>
            </w:r>
          </w:p>
        </w:tc>
      </w:tr>
      <w:tr w:rsidR="00E36CE1">
        <w:trPr>
          <w:jc w:val="center"/>
        </w:trPr>
        <w:tc>
          <w:tcPr>
            <w:tcW w:w="1872" w:type="dxa"/>
          </w:tcPr>
          <w:p w:rsidR="00E36CE1" w:rsidRDefault="00000000">
            <w:pPr>
              <w:spacing w:after="0"/>
            </w:pPr>
            <w:r>
              <w:rPr>
                <w:sz w:val="14"/>
              </w:rPr>
              <w:t>Persistence</w:t>
            </w:r>
          </w:p>
        </w:tc>
        <w:tc>
          <w:tcPr>
            <w:tcW w:w="3456" w:type="dxa"/>
          </w:tcPr>
          <w:p w:rsidR="00E36CE1" w:rsidRDefault="00000000">
            <w:pPr>
              <w:spacing w:after="0"/>
            </w:pPr>
            <w:r>
              <w:rPr>
                <w:sz w:val="14"/>
              </w:rPr>
              <w:t>Spring Data JPA + Hibernate via Boot defaults.</w:t>
            </w:r>
          </w:p>
        </w:tc>
        <w:tc>
          <w:tcPr>
            <w:tcW w:w="5184" w:type="dxa"/>
          </w:tcPr>
          <w:p w:rsidR="00E36CE1" w:rsidRDefault="00000000">
            <w:pPr>
              <w:spacing w:after="0"/>
            </w:pPr>
            <w:r>
              <w:rPr>
                <w:sz w:val="14"/>
              </w:rPr>
              <w:t>Repositories use UUID primary keys.</w:t>
            </w:r>
          </w:p>
        </w:tc>
      </w:tr>
      <w:tr w:rsidR="00E36CE1">
        <w:trPr>
          <w:jc w:val="center"/>
        </w:trPr>
        <w:tc>
          <w:tcPr>
            <w:tcW w:w="1872" w:type="dxa"/>
          </w:tcPr>
          <w:p w:rsidR="00E36CE1" w:rsidRDefault="00000000">
            <w:pPr>
              <w:spacing w:after="0"/>
            </w:pPr>
            <w:r>
              <w:rPr>
                <w:sz w:val="14"/>
              </w:rPr>
              <w:t>Validation</w:t>
            </w:r>
          </w:p>
        </w:tc>
        <w:tc>
          <w:tcPr>
            <w:tcW w:w="3456" w:type="dxa"/>
          </w:tcPr>
          <w:p w:rsidR="00E36CE1" w:rsidRDefault="00000000">
            <w:pPr>
              <w:spacing w:after="0"/>
            </w:pPr>
            <w:r>
              <w:rPr>
                <w:sz w:val="14"/>
              </w:rPr>
              <w:t>Jakarta Bean Validation.</w:t>
            </w:r>
          </w:p>
        </w:tc>
        <w:tc>
          <w:tcPr>
            <w:tcW w:w="5184" w:type="dxa"/>
          </w:tcPr>
          <w:p w:rsidR="00E36CE1" w:rsidRDefault="00000000">
            <w:pPr>
              <w:spacing w:after="0"/>
            </w:pPr>
            <w:r>
              <w:rPr>
                <w:sz w:val="14"/>
              </w:rPr>
              <w:t>All API request DTOs shall have validation annotations.</w:t>
            </w:r>
          </w:p>
        </w:tc>
      </w:tr>
      <w:tr w:rsidR="00E36CE1">
        <w:trPr>
          <w:jc w:val="center"/>
        </w:trPr>
        <w:tc>
          <w:tcPr>
            <w:tcW w:w="1872" w:type="dxa"/>
          </w:tcPr>
          <w:p w:rsidR="00E36CE1" w:rsidRDefault="00000000">
            <w:pPr>
              <w:spacing w:after="0"/>
            </w:pPr>
            <w:r>
              <w:rPr>
                <w:sz w:val="14"/>
              </w:rPr>
              <w:t>Migration</w:t>
            </w:r>
          </w:p>
        </w:tc>
        <w:tc>
          <w:tcPr>
            <w:tcW w:w="3456" w:type="dxa"/>
          </w:tcPr>
          <w:p w:rsidR="00E36CE1" w:rsidRDefault="00000000">
            <w:pPr>
              <w:spacing w:after="0"/>
            </w:pPr>
            <w:r>
              <w:rPr>
                <w:sz w:val="14"/>
              </w:rPr>
              <w:t>Liquibase.</w:t>
            </w:r>
          </w:p>
        </w:tc>
        <w:tc>
          <w:tcPr>
            <w:tcW w:w="5184" w:type="dxa"/>
          </w:tcPr>
          <w:p w:rsidR="00E36CE1" w:rsidRDefault="00000000">
            <w:pPr>
              <w:spacing w:after="0"/>
            </w:pPr>
            <w:r>
              <w:rPr>
                <w:sz w:val="14"/>
              </w:rPr>
              <w:t>No manual SQL applied outside migrations.</w:t>
            </w:r>
          </w:p>
        </w:tc>
      </w:tr>
      <w:tr w:rsidR="00E36CE1">
        <w:trPr>
          <w:jc w:val="center"/>
        </w:trPr>
        <w:tc>
          <w:tcPr>
            <w:tcW w:w="1872" w:type="dxa"/>
          </w:tcPr>
          <w:p w:rsidR="00E36CE1" w:rsidRDefault="00000000">
            <w:pPr>
              <w:spacing w:after="0"/>
            </w:pPr>
            <w:r>
              <w:rPr>
                <w:sz w:val="14"/>
              </w:rPr>
              <w:t>CSV parsing</w:t>
            </w:r>
          </w:p>
        </w:tc>
        <w:tc>
          <w:tcPr>
            <w:tcW w:w="3456" w:type="dxa"/>
          </w:tcPr>
          <w:p w:rsidR="00E36CE1" w:rsidRDefault="00000000">
            <w:pPr>
              <w:spacing w:after="0"/>
            </w:pPr>
            <w:r>
              <w:rPr>
                <w:sz w:val="14"/>
              </w:rPr>
              <w:t>Apache Commons CSV.</w:t>
            </w:r>
          </w:p>
        </w:tc>
        <w:tc>
          <w:tcPr>
            <w:tcW w:w="5184" w:type="dxa"/>
          </w:tcPr>
          <w:p w:rsidR="00E36CE1" w:rsidRDefault="00000000">
            <w:pPr>
              <w:spacing w:after="0"/>
            </w:pPr>
            <w:r>
              <w:rPr>
                <w:sz w:val="14"/>
              </w:rPr>
              <w:t>CSV templates are strict and versioned.</w:t>
            </w:r>
          </w:p>
        </w:tc>
      </w:tr>
      <w:tr w:rsidR="00E36CE1">
        <w:trPr>
          <w:jc w:val="center"/>
        </w:trPr>
        <w:tc>
          <w:tcPr>
            <w:tcW w:w="1872" w:type="dxa"/>
          </w:tcPr>
          <w:p w:rsidR="00E36CE1" w:rsidRDefault="00000000">
            <w:pPr>
              <w:spacing w:after="0"/>
            </w:pPr>
            <w:r>
              <w:rPr>
                <w:sz w:val="14"/>
              </w:rPr>
              <w:t>PDF reports</w:t>
            </w:r>
          </w:p>
        </w:tc>
        <w:tc>
          <w:tcPr>
            <w:tcW w:w="3456" w:type="dxa"/>
          </w:tcPr>
          <w:p w:rsidR="00E36CE1" w:rsidRDefault="00000000">
            <w:pPr>
              <w:spacing w:after="0"/>
            </w:pPr>
            <w:r>
              <w:rPr>
                <w:sz w:val="14"/>
              </w:rPr>
              <w:t>Apache PDFBox 3.x.</w:t>
            </w:r>
          </w:p>
        </w:tc>
        <w:tc>
          <w:tcPr>
            <w:tcW w:w="5184" w:type="dxa"/>
          </w:tcPr>
          <w:p w:rsidR="00E36CE1" w:rsidRDefault="00000000">
            <w:pPr>
              <w:spacing w:after="0"/>
            </w:pPr>
            <w:r>
              <w:rPr>
                <w:sz w:val="14"/>
              </w:rPr>
              <w:t>Fixed PDF report layout.</w:t>
            </w:r>
          </w:p>
        </w:tc>
      </w:tr>
      <w:tr w:rsidR="00E36CE1">
        <w:trPr>
          <w:jc w:val="center"/>
        </w:trPr>
        <w:tc>
          <w:tcPr>
            <w:tcW w:w="1872" w:type="dxa"/>
          </w:tcPr>
          <w:p w:rsidR="00E36CE1" w:rsidRDefault="00000000">
            <w:pPr>
              <w:spacing w:after="0"/>
            </w:pPr>
            <w:r>
              <w:rPr>
                <w:sz w:val="14"/>
              </w:rPr>
              <w:t>Mapping</w:t>
            </w:r>
          </w:p>
        </w:tc>
        <w:tc>
          <w:tcPr>
            <w:tcW w:w="3456" w:type="dxa"/>
          </w:tcPr>
          <w:p w:rsidR="00E36CE1" w:rsidRDefault="00000000">
            <w:pPr>
              <w:spacing w:after="0"/>
            </w:pPr>
            <w:r>
              <w:rPr>
                <w:sz w:val="14"/>
              </w:rPr>
              <w:t>MapStruct or explicit mapper classes.</w:t>
            </w:r>
          </w:p>
        </w:tc>
        <w:tc>
          <w:tcPr>
            <w:tcW w:w="5184" w:type="dxa"/>
          </w:tcPr>
          <w:p w:rsidR="00E36CE1" w:rsidRDefault="00000000">
            <w:pPr>
              <w:spacing w:after="0"/>
            </w:pPr>
            <w:r>
              <w:rPr>
                <w:sz w:val="14"/>
              </w:rPr>
              <w:t>No entity exposure in API. If MapStruct causes Java 25 issues, explicit mappers are mandatory.</w:t>
            </w:r>
          </w:p>
        </w:tc>
      </w:tr>
      <w:tr w:rsidR="00E36CE1">
        <w:trPr>
          <w:jc w:val="center"/>
        </w:trPr>
        <w:tc>
          <w:tcPr>
            <w:tcW w:w="1872" w:type="dxa"/>
          </w:tcPr>
          <w:p w:rsidR="00E36CE1" w:rsidRDefault="00000000">
            <w:pPr>
              <w:spacing w:after="0"/>
            </w:pPr>
            <w:r>
              <w:rPr>
                <w:sz w:val="14"/>
              </w:rPr>
              <w:t>Testing</w:t>
            </w:r>
          </w:p>
        </w:tc>
        <w:tc>
          <w:tcPr>
            <w:tcW w:w="3456" w:type="dxa"/>
          </w:tcPr>
          <w:p w:rsidR="00E36CE1" w:rsidRDefault="00000000">
            <w:pPr>
              <w:spacing w:after="0"/>
            </w:pPr>
            <w:r>
              <w:rPr>
                <w:sz w:val="14"/>
              </w:rPr>
              <w:t>JUnit 5, AssertJ, Mockito, Testcontainers, Spring MockMvc.</w:t>
            </w:r>
          </w:p>
        </w:tc>
        <w:tc>
          <w:tcPr>
            <w:tcW w:w="5184" w:type="dxa"/>
          </w:tcPr>
          <w:p w:rsidR="00E36CE1" w:rsidRDefault="00000000">
            <w:pPr>
              <w:spacing w:after="0"/>
            </w:pPr>
            <w:r>
              <w:rPr>
                <w:sz w:val="14"/>
              </w:rPr>
              <w:t>Minimum coverage rules defined later.</w:t>
            </w:r>
          </w:p>
        </w:tc>
      </w:tr>
      <w:tr w:rsidR="00E36CE1">
        <w:trPr>
          <w:jc w:val="center"/>
        </w:trPr>
        <w:tc>
          <w:tcPr>
            <w:tcW w:w="1872" w:type="dxa"/>
          </w:tcPr>
          <w:p w:rsidR="00E36CE1" w:rsidRDefault="00000000">
            <w:pPr>
              <w:spacing w:after="0"/>
            </w:pPr>
            <w:r>
              <w:rPr>
                <w:sz w:val="14"/>
              </w:rPr>
              <w:t>API docs</w:t>
            </w:r>
          </w:p>
        </w:tc>
        <w:tc>
          <w:tcPr>
            <w:tcW w:w="3456" w:type="dxa"/>
          </w:tcPr>
          <w:p w:rsidR="00E36CE1" w:rsidRDefault="00000000">
            <w:pPr>
              <w:spacing w:after="0"/>
            </w:pPr>
            <w:r>
              <w:rPr>
                <w:sz w:val="14"/>
              </w:rPr>
              <w:t>OpenAPI 3.1 generation.</w:t>
            </w:r>
          </w:p>
        </w:tc>
        <w:tc>
          <w:tcPr>
            <w:tcW w:w="5184" w:type="dxa"/>
          </w:tcPr>
          <w:p w:rsidR="00E36CE1" w:rsidRDefault="00000000">
            <w:pPr>
              <w:spacing w:after="0"/>
            </w:pPr>
            <w:r>
              <w:rPr>
                <w:sz w:val="14"/>
              </w:rPr>
              <w:t>Published at protected docs endpoint in development.</w:t>
            </w:r>
          </w:p>
        </w:tc>
      </w:tr>
      <w:tr w:rsidR="00E36CE1">
        <w:trPr>
          <w:jc w:val="center"/>
        </w:trPr>
        <w:tc>
          <w:tcPr>
            <w:tcW w:w="1872" w:type="dxa"/>
          </w:tcPr>
          <w:p w:rsidR="00E36CE1" w:rsidRDefault="00000000">
            <w:pPr>
              <w:spacing w:after="0"/>
            </w:pPr>
            <w:r>
              <w:rPr>
                <w:sz w:val="14"/>
              </w:rPr>
              <w:t>Observability</w:t>
            </w:r>
          </w:p>
        </w:tc>
        <w:tc>
          <w:tcPr>
            <w:tcW w:w="3456" w:type="dxa"/>
          </w:tcPr>
          <w:p w:rsidR="00E36CE1" w:rsidRDefault="00000000">
            <w:pPr>
              <w:spacing w:after="0"/>
            </w:pPr>
            <w:r>
              <w:rPr>
                <w:sz w:val="14"/>
              </w:rPr>
              <w:t>Spring Boot Actuator and structured JSON logs.</w:t>
            </w:r>
          </w:p>
        </w:tc>
        <w:tc>
          <w:tcPr>
            <w:tcW w:w="5184" w:type="dxa"/>
          </w:tcPr>
          <w:p w:rsidR="00E36CE1" w:rsidRDefault="00000000">
            <w:pPr>
              <w:spacing w:after="0"/>
            </w:pPr>
            <w:r>
              <w:rPr>
                <w:sz w:val="14"/>
              </w:rPr>
              <w:t>Health and metrics endpoints restricted.</w:t>
            </w:r>
          </w:p>
        </w:tc>
      </w:tr>
    </w:tbl>
    <w:p w:rsidR="00E36CE1" w:rsidRDefault="00E36CE1"/>
    <w:p w:rsidR="00E36CE1" w:rsidRDefault="00000000">
      <w:pPr>
        <w:pStyle w:val="Heading2"/>
      </w:pPr>
      <w:r>
        <w:t>11.2 Required Java Coding Rules</w:t>
      </w:r>
    </w:p>
    <w:p w:rsidR="00E36CE1" w:rsidRDefault="00000000">
      <w:pPr>
        <w:pStyle w:val="ListBullet"/>
      </w:pPr>
      <w:r>
        <w:t>Use records for request and response DTOs, for example MachineResponse(UUID id, String code, String name, String status).</w:t>
      </w:r>
    </w:p>
    <w:p w:rsidR="00E36CE1" w:rsidRDefault="00000000">
      <w:pPr>
        <w:pStyle w:val="ListBullet"/>
      </w:pPr>
      <w:r>
        <w:t>Use UUID for primary keys and expose UUIDs in API responses.</w:t>
      </w:r>
    </w:p>
    <w:p w:rsidR="00E36CE1" w:rsidRDefault="00000000">
      <w:pPr>
        <w:pStyle w:val="ListBullet"/>
      </w:pPr>
      <w:r>
        <w:t>Use OffsetDateTime or Instant for timestamps. Do not use java.util.Date.</w:t>
      </w:r>
    </w:p>
    <w:p w:rsidR="00E36CE1" w:rsidRDefault="00000000">
      <w:pPr>
        <w:pStyle w:val="ListBullet"/>
      </w:pPr>
      <w:r>
        <w:t>Use BigDecimal for values that require precision, including kWh and calculated rates persisted in reports.</w:t>
      </w:r>
    </w:p>
    <w:p w:rsidR="00E36CE1" w:rsidRDefault="00000000">
      <w:pPr>
        <w:pStyle w:val="ListBullet"/>
      </w:pPr>
      <w:r>
        <w:t>Use enums for machine status, import status, anomaly type, severity, ticket priority and ticket status.</w:t>
      </w:r>
    </w:p>
    <w:p w:rsidR="00E36CE1" w:rsidRDefault="00000000">
      <w:pPr>
        <w:pStyle w:val="ListBullet"/>
      </w:pPr>
      <w:r>
        <w:t>Use constructor injection only. Field injection with @Autowired is forbidden.</w:t>
      </w:r>
    </w:p>
    <w:p w:rsidR="00E36CE1" w:rsidRDefault="00000000">
      <w:pPr>
        <w:pStyle w:val="ListBullet"/>
      </w:pPr>
      <w:r>
        <w:t>Use @Transactional at service methods that modify data.</w:t>
      </w:r>
    </w:p>
    <w:p w:rsidR="00E36CE1" w:rsidRDefault="00000000">
      <w:pPr>
        <w:pStyle w:val="ListBullet"/>
      </w:pPr>
      <w:r>
        <w:t>Use explicit domain services for KPI calculations. Do not bury calculations inside controllers or repositories.</w:t>
      </w:r>
    </w:p>
    <w:p w:rsidR="00E36CE1" w:rsidRDefault="00000000">
      <w:pPr>
        <w:pStyle w:val="ListBullet"/>
      </w:pPr>
      <w:r>
        <w:t>No Lombok in MVP. The backend shall use Java records and explicit constructors to keep generated behavior visible.</w:t>
      </w:r>
    </w:p>
    <w:p w:rsidR="00E36CE1" w:rsidRDefault="00000000">
      <w:pPr>
        <w:pStyle w:val="ListBullet"/>
      </w:pPr>
      <w:r>
        <w:t>No preview Java features, no reflection-heavy experimental frameworks, no hidden code generation beyond normal Spring and MapStruct if selected.</w:t>
      </w:r>
    </w:p>
    <w:p w:rsidR="00E36CE1" w:rsidRDefault="00000000">
      <w:r>
        <w:br w:type="page"/>
      </w:r>
    </w:p>
    <w:p w:rsidR="00E36CE1" w:rsidRDefault="00000000">
      <w:pPr>
        <w:pStyle w:val="Heading1"/>
      </w:pPr>
      <w:r>
        <w:rPr>
          <w:color w:val="1F4E79"/>
        </w:rPr>
        <w:t>12. Backend Package Structure</w:t>
      </w:r>
    </w:p>
    <w:p w:rsidR="00E36CE1" w:rsidRDefault="00000000">
      <w:r>
        <w:t>The backend project shall follow the exact package structure below. Developers shall not invent alternative folders such as utils2, helpersFinal, misc, old, temp or other software archeological layers.</w:t>
      </w:r>
    </w:p>
    <w:p w:rsidR="00E36CE1" w:rsidRDefault="00000000">
      <w:pPr>
        <w:pStyle w:val="CodeBlock"/>
      </w:pPr>
      <w:r>
        <w:t>backend/</w:t>
      </w:r>
      <w:r>
        <w:br/>
        <w:t xml:space="preserve">  pom.xml</w:t>
      </w:r>
      <w:r>
        <w:br/>
        <w:t xml:space="preserve">  src/main/java/com/werkpilot/</w:t>
      </w:r>
      <w:r>
        <w:br/>
        <w:t xml:space="preserve">    WerkPilotApplication.java</w:t>
      </w:r>
      <w:r>
        <w:br/>
        <w:t xml:space="preserve">    config/</w:t>
      </w:r>
      <w:r>
        <w:br/>
        <w:t xml:space="preserve">      SecurityConfig.java</w:t>
      </w:r>
      <w:r>
        <w:br/>
        <w:t xml:space="preserve">      WebConfig.java</w:t>
      </w:r>
      <w:r>
        <w:br/>
        <w:t xml:space="preserve">      JacksonConfig.java</w:t>
      </w:r>
      <w:r>
        <w:br/>
        <w:t xml:space="preserve">      OpenApiConfig.java</w:t>
      </w:r>
      <w:r>
        <w:br/>
        <w:t xml:space="preserve">      ClockConfig.java</w:t>
      </w:r>
      <w:r>
        <w:br/>
        <w:t xml:space="preserve">    identity/</w:t>
      </w:r>
      <w:r>
        <w:br/>
        <w:t xml:space="preserve">      api/</w:t>
      </w:r>
      <w:r>
        <w:br/>
        <w:t xml:space="preserve">      application/</w:t>
      </w:r>
      <w:r>
        <w:br/>
        <w:t xml:space="preserve">      domain/</w:t>
      </w:r>
      <w:r>
        <w:br/>
        <w:t xml:space="preserve">      persistence/</w:t>
      </w:r>
      <w:r>
        <w:br/>
        <w:t xml:space="preserve">    masterdata/</w:t>
      </w:r>
      <w:r>
        <w:br/>
        <w:t xml:space="preserve">      api/</w:t>
      </w:r>
      <w:r>
        <w:br/>
        <w:t xml:space="preserve">      application/</w:t>
      </w:r>
      <w:r>
        <w:br/>
        <w:t xml:space="preserve">      domain/</w:t>
      </w:r>
      <w:r>
        <w:br/>
        <w:t xml:space="preserve">      persistence/</w:t>
      </w:r>
      <w:r>
        <w:br/>
        <w:t xml:space="preserve">    importing/</w:t>
      </w:r>
      <w:r>
        <w:br/>
        <w:t xml:space="preserve">      api/</w:t>
      </w:r>
      <w:r>
        <w:br/>
        <w:t xml:space="preserve">      application/</w:t>
      </w:r>
      <w:r>
        <w:br/>
        <w:t xml:space="preserve">      domain/</w:t>
      </w:r>
      <w:r>
        <w:br/>
        <w:t xml:space="preserve">      persistence/</w:t>
      </w:r>
      <w:r>
        <w:br/>
        <w:t xml:space="preserve">    production/</w:t>
      </w:r>
      <w:r>
        <w:br/>
        <w:t xml:space="preserve">      api/</w:t>
      </w:r>
      <w:r>
        <w:br/>
        <w:t xml:space="preserve">      application/</w:t>
      </w:r>
      <w:r>
        <w:br/>
        <w:t xml:space="preserve">      domain/</w:t>
      </w:r>
      <w:r>
        <w:br/>
        <w:t xml:space="preserve">      persistence/</w:t>
      </w:r>
      <w:r>
        <w:br/>
        <w:t xml:space="preserve">    energy/</w:t>
      </w:r>
      <w:r>
        <w:br/>
        <w:t xml:space="preserve">      api/</w:t>
      </w:r>
      <w:r>
        <w:br/>
        <w:t xml:space="preserve">      application/</w:t>
      </w:r>
      <w:r>
        <w:br/>
        <w:t xml:space="preserve">      domain/</w:t>
      </w:r>
      <w:r>
        <w:br/>
        <w:t xml:space="preserve">      persistence/</w:t>
      </w:r>
      <w:r>
        <w:br/>
        <w:t xml:space="preserve">    quality/</w:t>
      </w:r>
      <w:r>
        <w:br/>
        <w:t xml:space="preserve">      api/</w:t>
      </w:r>
      <w:r>
        <w:br/>
        <w:t xml:space="preserve">      application/</w:t>
      </w:r>
      <w:r>
        <w:br/>
        <w:t xml:space="preserve">      domain/</w:t>
      </w:r>
      <w:r>
        <w:br/>
        <w:t xml:space="preserve">      persistence/</w:t>
      </w:r>
      <w:r>
        <w:br/>
        <w:t xml:space="preserve">    downtime/</w:t>
      </w:r>
      <w:r>
        <w:br/>
        <w:t xml:space="preserve">      api/</w:t>
      </w:r>
      <w:r>
        <w:br/>
        <w:t xml:space="preserve">      application/</w:t>
      </w:r>
      <w:r>
        <w:br/>
        <w:t xml:space="preserve">      domain/</w:t>
      </w:r>
      <w:r>
        <w:br/>
        <w:t xml:space="preserve">      persistence/</w:t>
      </w:r>
      <w:r>
        <w:br/>
        <w:t xml:space="preserve">    analytics/</w:t>
      </w:r>
      <w:r>
        <w:br/>
        <w:t xml:space="preserve">      api/</w:t>
      </w:r>
      <w:r>
        <w:br/>
        <w:t xml:space="preserve">      application/</w:t>
      </w:r>
      <w:r>
        <w:br/>
        <w:t xml:space="preserve">      domain/</w:t>
      </w:r>
      <w:r>
        <w:br/>
        <w:t xml:space="preserve">      persistence/</w:t>
      </w:r>
      <w:r>
        <w:br/>
        <w:t xml:space="preserve">    maintenance/</w:t>
      </w:r>
      <w:r>
        <w:br/>
        <w:t xml:space="preserve">      api/</w:t>
      </w:r>
      <w:r>
        <w:br/>
        <w:t xml:space="preserve">      application/</w:t>
      </w:r>
      <w:r>
        <w:br/>
        <w:t xml:space="preserve">      domain/</w:t>
      </w:r>
      <w:r>
        <w:br/>
        <w:t xml:space="preserve">      persistence/</w:t>
      </w:r>
      <w:r>
        <w:br/>
        <w:t xml:space="preserve">    reporting/</w:t>
      </w:r>
      <w:r>
        <w:br/>
        <w:t xml:space="preserve">      api/</w:t>
      </w:r>
      <w:r>
        <w:br/>
        <w:t xml:space="preserve">      application/</w:t>
      </w:r>
      <w:r>
        <w:br/>
        <w:t xml:space="preserve">      domain/</w:t>
      </w:r>
      <w:r>
        <w:br/>
        <w:t xml:space="preserve">    audit/</w:t>
      </w:r>
      <w:r>
        <w:br/>
        <w:t xml:space="preserve">      api/</w:t>
      </w:r>
      <w:r>
        <w:br/>
        <w:t xml:space="preserve">      application/</w:t>
      </w:r>
      <w:r>
        <w:br/>
        <w:t xml:space="preserve">      domain/</w:t>
      </w:r>
      <w:r>
        <w:br/>
        <w:t xml:space="preserve">      persistence/</w:t>
      </w:r>
      <w:r>
        <w:br/>
        <w:t xml:space="preserve">    shared/</w:t>
      </w:r>
      <w:r>
        <w:br/>
        <w:t xml:space="preserve">      error/</w:t>
      </w:r>
      <w:r>
        <w:br/>
        <w:t xml:space="preserve">      validation/</w:t>
      </w:r>
      <w:r>
        <w:br/>
        <w:t xml:space="preserve">      pagination/</w:t>
      </w:r>
      <w:r>
        <w:br/>
        <w:t xml:space="preserve">      time/</w:t>
      </w:r>
      <w:r>
        <w:br/>
        <w:t xml:space="preserve">      api/</w:t>
      </w:r>
    </w:p>
    <w:p w:rsidR="00E36CE1" w:rsidRDefault="00000000">
      <w:pPr>
        <w:pStyle w:val="Heading2"/>
      </w:pPr>
      <w:r>
        <w:t>12.1 Layer Rules</w:t>
      </w:r>
    </w:p>
    <w:tbl>
      <w:tblPr>
        <w:tblStyle w:val="TableGrid"/>
        <w:tblW w:w="0" w:type="auto"/>
        <w:jc w:val="center"/>
        <w:tblLook w:val="04A0" w:firstRow="1" w:lastRow="0" w:firstColumn="1" w:lastColumn="0" w:noHBand="0" w:noVBand="1"/>
      </w:tblPr>
      <w:tblGrid>
        <w:gridCol w:w="1662"/>
        <w:gridCol w:w="4304"/>
        <w:gridCol w:w="4033"/>
      </w:tblGrid>
      <w:tr w:rsidR="00E36CE1">
        <w:trPr>
          <w:tblHeader/>
          <w:jc w:val="center"/>
        </w:trPr>
        <w:tc>
          <w:tcPr>
            <w:tcW w:w="1728" w:type="dxa"/>
            <w:shd w:val="clear" w:color="auto" w:fill="D9EAF7"/>
          </w:tcPr>
          <w:p w:rsidR="00E36CE1" w:rsidRDefault="00000000">
            <w:pPr>
              <w:spacing w:after="0"/>
            </w:pPr>
            <w:r>
              <w:rPr>
                <w:b/>
                <w:sz w:val="15"/>
              </w:rPr>
              <w:t>Layer</w:t>
            </w:r>
          </w:p>
        </w:tc>
        <w:tc>
          <w:tcPr>
            <w:tcW w:w="4608" w:type="dxa"/>
            <w:shd w:val="clear" w:color="auto" w:fill="D9EAF7"/>
          </w:tcPr>
          <w:p w:rsidR="00E36CE1" w:rsidRDefault="00000000">
            <w:pPr>
              <w:spacing w:after="0"/>
            </w:pPr>
            <w:r>
              <w:rPr>
                <w:b/>
                <w:sz w:val="15"/>
              </w:rPr>
              <w:t>Allowed content</w:t>
            </w:r>
          </w:p>
        </w:tc>
        <w:tc>
          <w:tcPr>
            <w:tcW w:w="4320" w:type="dxa"/>
            <w:shd w:val="clear" w:color="auto" w:fill="D9EAF7"/>
          </w:tcPr>
          <w:p w:rsidR="00E36CE1" w:rsidRDefault="00000000">
            <w:pPr>
              <w:spacing w:after="0"/>
            </w:pPr>
            <w:r>
              <w:rPr>
                <w:b/>
                <w:sz w:val="15"/>
              </w:rPr>
              <w:t>Forbidden content</w:t>
            </w:r>
          </w:p>
        </w:tc>
      </w:tr>
      <w:tr w:rsidR="00E36CE1">
        <w:trPr>
          <w:jc w:val="center"/>
        </w:trPr>
        <w:tc>
          <w:tcPr>
            <w:tcW w:w="1728" w:type="dxa"/>
          </w:tcPr>
          <w:p w:rsidR="00E36CE1" w:rsidRDefault="00000000">
            <w:pPr>
              <w:spacing w:after="0"/>
            </w:pPr>
            <w:r>
              <w:rPr>
                <w:sz w:val="15"/>
              </w:rPr>
              <w:t>api</w:t>
            </w:r>
          </w:p>
        </w:tc>
        <w:tc>
          <w:tcPr>
            <w:tcW w:w="4608" w:type="dxa"/>
          </w:tcPr>
          <w:p w:rsidR="00E36CE1" w:rsidRDefault="00000000">
            <w:pPr>
              <w:spacing w:after="0"/>
            </w:pPr>
            <w:r>
              <w:rPr>
                <w:sz w:val="15"/>
              </w:rPr>
              <w:t>Controllers, request records, response records, API mappers.</w:t>
            </w:r>
          </w:p>
        </w:tc>
        <w:tc>
          <w:tcPr>
            <w:tcW w:w="4320" w:type="dxa"/>
          </w:tcPr>
          <w:p w:rsidR="00E36CE1" w:rsidRDefault="00000000">
            <w:pPr>
              <w:spacing w:after="0"/>
            </w:pPr>
            <w:r>
              <w:rPr>
                <w:sz w:val="15"/>
              </w:rPr>
              <w:t>JPA repositories, SQL, entity mutation logic.</w:t>
            </w:r>
          </w:p>
        </w:tc>
      </w:tr>
      <w:tr w:rsidR="00E36CE1">
        <w:trPr>
          <w:jc w:val="center"/>
        </w:trPr>
        <w:tc>
          <w:tcPr>
            <w:tcW w:w="1728" w:type="dxa"/>
          </w:tcPr>
          <w:p w:rsidR="00E36CE1" w:rsidRDefault="00000000">
            <w:pPr>
              <w:spacing w:after="0"/>
            </w:pPr>
            <w:r>
              <w:rPr>
                <w:sz w:val="15"/>
              </w:rPr>
              <w:t>application</w:t>
            </w:r>
          </w:p>
        </w:tc>
        <w:tc>
          <w:tcPr>
            <w:tcW w:w="4608" w:type="dxa"/>
          </w:tcPr>
          <w:p w:rsidR="00E36CE1" w:rsidRDefault="00000000">
            <w:pPr>
              <w:spacing w:after="0"/>
            </w:pPr>
            <w:r>
              <w:rPr>
                <w:sz w:val="15"/>
              </w:rPr>
              <w:t>Use cases, services, transactions, orchestration.</w:t>
            </w:r>
          </w:p>
        </w:tc>
        <w:tc>
          <w:tcPr>
            <w:tcW w:w="4320" w:type="dxa"/>
          </w:tcPr>
          <w:p w:rsidR="00E36CE1" w:rsidRDefault="00000000">
            <w:pPr>
              <w:spacing w:after="0"/>
            </w:pPr>
            <w:r>
              <w:rPr>
                <w:sz w:val="15"/>
              </w:rPr>
              <w:t>HTTP-specific request handling or UI formatting.</w:t>
            </w:r>
          </w:p>
        </w:tc>
      </w:tr>
      <w:tr w:rsidR="00E36CE1">
        <w:trPr>
          <w:jc w:val="center"/>
        </w:trPr>
        <w:tc>
          <w:tcPr>
            <w:tcW w:w="1728" w:type="dxa"/>
          </w:tcPr>
          <w:p w:rsidR="00E36CE1" w:rsidRDefault="00000000">
            <w:pPr>
              <w:spacing w:after="0"/>
            </w:pPr>
            <w:r>
              <w:rPr>
                <w:sz w:val="15"/>
              </w:rPr>
              <w:t>domain</w:t>
            </w:r>
          </w:p>
        </w:tc>
        <w:tc>
          <w:tcPr>
            <w:tcW w:w="4608" w:type="dxa"/>
          </w:tcPr>
          <w:p w:rsidR="00E36CE1" w:rsidRDefault="00000000">
            <w:pPr>
              <w:spacing w:after="0"/>
            </w:pPr>
            <w:r>
              <w:rPr>
                <w:sz w:val="15"/>
              </w:rPr>
              <w:t>Entities, enums, domain policies, calculation rules.</w:t>
            </w:r>
          </w:p>
        </w:tc>
        <w:tc>
          <w:tcPr>
            <w:tcW w:w="4320" w:type="dxa"/>
          </w:tcPr>
          <w:p w:rsidR="00E36CE1" w:rsidRDefault="00000000">
            <w:pPr>
              <w:spacing w:after="0"/>
            </w:pPr>
            <w:r>
              <w:rPr>
                <w:sz w:val="15"/>
              </w:rPr>
              <w:t>Spring MVC annotations.</w:t>
            </w:r>
          </w:p>
        </w:tc>
      </w:tr>
      <w:tr w:rsidR="00E36CE1">
        <w:trPr>
          <w:jc w:val="center"/>
        </w:trPr>
        <w:tc>
          <w:tcPr>
            <w:tcW w:w="1728" w:type="dxa"/>
          </w:tcPr>
          <w:p w:rsidR="00E36CE1" w:rsidRDefault="00000000">
            <w:pPr>
              <w:spacing w:after="0"/>
            </w:pPr>
            <w:r>
              <w:rPr>
                <w:sz w:val="15"/>
              </w:rPr>
              <w:t>persistence</w:t>
            </w:r>
          </w:p>
        </w:tc>
        <w:tc>
          <w:tcPr>
            <w:tcW w:w="4608" w:type="dxa"/>
          </w:tcPr>
          <w:p w:rsidR="00E36CE1" w:rsidRDefault="00000000">
            <w:pPr>
              <w:spacing w:after="0"/>
            </w:pPr>
            <w:r>
              <w:rPr>
                <w:sz w:val="15"/>
              </w:rPr>
              <w:t>JPA repositories and database adapters.</w:t>
            </w:r>
          </w:p>
        </w:tc>
        <w:tc>
          <w:tcPr>
            <w:tcW w:w="4320" w:type="dxa"/>
          </w:tcPr>
          <w:p w:rsidR="00E36CE1" w:rsidRDefault="00000000">
            <w:pPr>
              <w:spacing w:after="0"/>
            </w:pPr>
            <w:r>
              <w:rPr>
                <w:sz w:val="15"/>
              </w:rPr>
              <w:t>Business decisions and REST DTOs.</w:t>
            </w:r>
          </w:p>
        </w:tc>
      </w:tr>
      <w:tr w:rsidR="00E36CE1">
        <w:trPr>
          <w:jc w:val="center"/>
        </w:trPr>
        <w:tc>
          <w:tcPr>
            <w:tcW w:w="1728" w:type="dxa"/>
          </w:tcPr>
          <w:p w:rsidR="00E36CE1" w:rsidRDefault="00000000">
            <w:pPr>
              <w:spacing w:after="0"/>
            </w:pPr>
            <w:r>
              <w:rPr>
                <w:sz w:val="15"/>
              </w:rPr>
              <w:t>shared</w:t>
            </w:r>
          </w:p>
        </w:tc>
        <w:tc>
          <w:tcPr>
            <w:tcW w:w="4608" w:type="dxa"/>
          </w:tcPr>
          <w:p w:rsidR="00E36CE1" w:rsidRDefault="00000000">
            <w:pPr>
              <w:spacing w:after="0"/>
            </w:pPr>
            <w:r>
              <w:rPr>
                <w:sz w:val="15"/>
              </w:rPr>
              <w:t>Cross-cutting utilities, error models, pagination, time abstraction.</w:t>
            </w:r>
          </w:p>
        </w:tc>
        <w:tc>
          <w:tcPr>
            <w:tcW w:w="4320" w:type="dxa"/>
          </w:tcPr>
          <w:p w:rsidR="00E36CE1" w:rsidRDefault="00000000">
            <w:pPr>
              <w:spacing w:after="0"/>
            </w:pPr>
            <w:r>
              <w:rPr>
                <w:sz w:val="15"/>
              </w:rPr>
              <w:t>Feature-specific business rules.</w:t>
            </w:r>
          </w:p>
        </w:tc>
      </w:tr>
    </w:tbl>
    <w:p w:rsidR="00E36CE1" w:rsidRDefault="00E36CE1"/>
    <w:p w:rsidR="00E36CE1" w:rsidRDefault="00000000">
      <w:pPr>
        <w:pStyle w:val="Heading2"/>
      </w:pPr>
      <w:r>
        <w:t>12.2 Required Backend Classes per Module</w:t>
      </w:r>
    </w:p>
    <w:tbl>
      <w:tblPr>
        <w:tblStyle w:val="TableGrid"/>
        <w:tblW w:w="0" w:type="auto"/>
        <w:jc w:val="center"/>
        <w:tblLook w:val="04A0" w:firstRow="1" w:lastRow="0" w:firstColumn="1" w:lastColumn="0" w:noHBand="0" w:noVBand="1"/>
      </w:tblPr>
      <w:tblGrid>
        <w:gridCol w:w="1950"/>
        <w:gridCol w:w="8049"/>
      </w:tblGrid>
      <w:tr w:rsidR="00E36CE1">
        <w:trPr>
          <w:tblHeader/>
          <w:jc w:val="center"/>
        </w:trPr>
        <w:tc>
          <w:tcPr>
            <w:tcW w:w="2016" w:type="dxa"/>
            <w:shd w:val="clear" w:color="auto" w:fill="D9EAF7"/>
          </w:tcPr>
          <w:p w:rsidR="00E36CE1" w:rsidRDefault="00000000">
            <w:pPr>
              <w:spacing w:after="0"/>
            </w:pPr>
            <w:r>
              <w:rPr>
                <w:b/>
                <w:sz w:val="15"/>
              </w:rPr>
              <w:t>Module</w:t>
            </w:r>
          </w:p>
        </w:tc>
        <w:tc>
          <w:tcPr>
            <w:tcW w:w="8496" w:type="dxa"/>
            <w:shd w:val="clear" w:color="auto" w:fill="D9EAF7"/>
          </w:tcPr>
          <w:p w:rsidR="00E36CE1" w:rsidRDefault="00000000">
            <w:pPr>
              <w:spacing w:after="0"/>
            </w:pPr>
            <w:r>
              <w:rPr>
                <w:b/>
                <w:sz w:val="15"/>
              </w:rPr>
              <w:t>Minimum required classes</w:t>
            </w:r>
          </w:p>
        </w:tc>
      </w:tr>
      <w:tr w:rsidR="00E36CE1">
        <w:trPr>
          <w:jc w:val="center"/>
        </w:trPr>
        <w:tc>
          <w:tcPr>
            <w:tcW w:w="2016" w:type="dxa"/>
          </w:tcPr>
          <w:p w:rsidR="00E36CE1" w:rsidRDefault="00000000">
            <w:pPr>
              <w:spacing w:after="0"/>
            </w:pPr>
            <w:r>
              <w:rPr>
                <w:sz w:val="15"/>
              </w:rPr>
              <w:t>identity</w:t>
            </w:r>
          </w:p>
        </w:tc>
        <w:tc>
          <w:tcPr>
            <w:tcW w:w="8496" w:type="dxa"/>
          </w:tcPr>
          <w:p w:rsidR="00E36CE1" w:rsidRDefault="00000000">
            <w:pPr>
              <w:spacing w:after="0"/>
            </w:pPr>
            <w:r>
              <w:rPr>
                <w:sz w:val="15"/>
              </w:rPr>
              <w:t>AuthController, UserController, AuthService, JwtService, PasswordService, UserEntity, RoleEnum, UserRepository.</w:t>
            </w:r>
          </w:p>
        </w:tc>
      </w:tr>
      <w:tr w:rsidR="00E36CE1">
        <w:trPr>
          <w:jc w:val="center"/>
        </w:trPr>
        <w:tc>
          <w:tcPr>
            <w:tcW w:w="2016" w:type="dxa"/>
          </w:tcPr>
          <w:p w:rsidR="00E36CE1" w:rsidRDefault="00000000">
            <w:pPr>
              <w:spacing w:after="0"/>
            </w:pPr>
            <w:r>
              <w:rPr>
                <w:sz w:val="15"/>
              </w:rPr>
              <w:t>masterdata</w:t>
            </w:r>
          </w:p>
        </w:tc>
        <w:tc>
          <w:tcPr>
            <w:tcW w:w="8496" w:type="dxa"/>
          </w:tcPr>
          <w:p w:rsidR="00E36CE1" w:rsidRDefault="00000000">
            <w:pPr>
              <w:spacing w:after="0"/>
            </w:pPr>
            <w:r>
              <w:rPr>
                <w:sz w:val="15"/>
              </w:rPr>
              <w:t>MachineController, ProductionLineController, ShiftController, MasterDataService, MachineEntity, ProductionLineEntity, ProductEntity.</w:t>
            </w:r>
          </w:p>
        </w:tc>
      </w:tr>
      <w:tr w:rsidR="00E36CE1">
        <w:trPr>
          <w:jc w:val="center"/>
        </w:trPr>
        <w:tc>
          <w:tcPr>
            <w:tcW w:w="2016" w:type="dxa"/>
          </w:tcPr>
          <w:p w:rsidR="00E36CE1" w:rsidRDefault="00000000">
            <w:pPr>
              <w:spacing w:after="0"/>
            </w:pPr>
            <w:r>
              <w:rPr>
                <w:sz w:val="15"/>
              </w:rPr>
              <w:t>importing</w:t>
            </w:r>
          </w:p>
        </w:tc>
        <w:tc>
          <w:tcPr>
            <w:tcW w:w="8496" w:type="dxa"/>
          </w:tcPr>
          <w:p w:rsidR="00E36CE1" w:rsidRDefault="00000000">
            <w:pPr>
              <w:spacing w:after="0"/>
            </w:pPr>
            <w:r>
              <w:rPr>
                <w:sz w:val="15"/>
              </w:rPr>
              <w:t>ImportController, CsvImportService, CsvValidationService, ImportJobEntity, ImportErrorEntity, ImportRepository.</w:t>
            </w:r>
          </w:p>
        </w:tc>
      </w:tr>
      <w:tr w:rsidR="00E36CE1">
        <w:trPr>
          <w:jc w:val="center"/>
        </w:trPr>
        <w:tc>
          <w:tcPr>
            <w:tcW w:w="2016" w:type="dxa"/>
          </w:tcPr>
          <w:p w:rsidR="00E36CE1" w:rsidRDefault="00000000">
            <w:pPr>
              <w:spacing w:after="0"/>
            </w:pPr>
            <w:r>
              <w:rPr>
                <w:sz w:val="15"/>
              </w:rPr>
              <w:t>analytics</w:t>
            </w:r>
          </w:p>
        </w:tc>
        <w:tc>
          <w:tcPr>
            <w:tcW w:w="8496" w:type="dxa"/>
          </w:tcPr>
          <w:p w:rsidR="00E36CE1" w:rsidRDefault="00000000">
            <w:pPr>
              <w:spacing w:after="0"/>
            </w:pPr>
            <w:r>
              <w:rPr>
                <w:sz w:val="15"/>
              </w:rPr>
              <w:t>AnalyticsController, AnomalyDetectionService, RecommendationService, KpiCalculationService, AnomalyEntity, ThresholdEntity.</w:t>
            </w:r>
          </w:p>
        </w:tc>
      </w:tr>
      <w:tr w:rsidR="00E36CE1">
        <w:trPr>
          <w:jc w:val="center"/>
        </w:trPr>
        <w:tc>
          <w:tcPr>
            <w:tcW w:w="2016" w:type="dxa"/>
          </w:tcPr>
          <w:p w:rsidR="00E36CE1" w:rsidRDefault="00000000">
            <w:pPr>
              <w:spacing w:after="0"/>
            </w:pPr>
            <w:r>
              <w:rPr>
                <w:sz w:val="15"/>
              </w:rPr>
              <w:t>maintenance</w:t>
            </w:r>
          </w:p>
        </w:tc>
        <w:tc>
          <w:tcPr>
            <w:tcW w:w="8496" w:type="dxa"/>
          </w:tcPr>
          <w:p w:rsidR="00E36CE1" w:rsidRDefault="00000000">
            <w:pPr>
              <w:spacing w:after="0"/>
            </w:pPr>
            <w:r>
              <w:rPr>
                <w:sz w:val="15"/>
              </w:rPr>
              <w:t>MaintenanceTicketController, MaintenanceTicketService, TicketEntity, TicketCommentEntity, TicketRepository.</w:t>
            </w:r>
          </w:p>
        </w:tc>
      </w:tr>
      <w:tr w:rsidR="00E36CE1">
        <w:trPr>
          <w:jc w:val="center"/>
        </w:trPr>
        <w:tc>
          <w:tcPr>
            <w:tcW w:w="2016" w:type="dxa"/>
          </w:tcPr>
          <w:p w:rsidR="00E36CE1" w:rsidRDefault="00000000">
            <w:pPr>
              <w:spacing w:after="0"/>
            </w:pPr>
            <w:r>
              <w:rPr>
                <w:sz w:val="15"/>
              </w:rPr>
              <w:t>reporting</w:t>
            </w:r>
          </w:p>
        </w:tc>
        <w:tc>
          <w:tcPr>
            <w:tcW w:w="8496" w:type="dxa"/>
          </w:tcPr>
          <w:p w:rsidR="00E36CE1" w:rsidRDefault="00000000">
            <w:pPr>
              <w:spacing w:after="0"/>
            </w:pPr>
            <w:r>
              <w:rPr>
                <w:sz w:val="15"/>
              </w:rPr>
              <w:t>ReportController, MonthlyReportService, PdfReportRenderer, CsvExportService.</w:t>
            </w:r>
          </w:p>
        </w:tc>
      </w:tr>
      <w:tr w:rsidR="00E36CE1">
        <w:trPr>
          <w:jc w:val="center"/>
        </w:trPr>
        <w:tc>
          <w:tcPr>
            <w:tcW w:w="2016" w:type="dxa"/>
          </w:tcPr>
          <w:p w:rsidR="00E36CE1" w:rsidRDefault="00000000">
            <w:pPr>
              <w:spacing w:after="0"/>
            </w:pPr>
            <w:r>
              <w:rPr>
                <w:sz w:val="15"/>
              </w:rPr>
              <w:t>audit</w:t>
            </w:r>
          </w:p>
        </w:tc>
        <w:tc>
          <w:tcPr>
            <w:tcW w:w="8496" w:type="dxa"/>
          </w:tcPr>
          <w:p w:rsidR="00E36CE1" w:rsidRDefault="00000000">
            <w:pPr>
              <w:spacing w:after="0"/>
            </w:pPr>
            <w:r>
              <w:rPr>
                <w:sz w:val="15"/>
              </w:rPr>
              <w:t>AuditController, AuditService, AuditEventEntity, AuditRepository.</w:t>
            </w:r>
          </w:p>
        </w:tc>
      </w:tr>
    </w:tbl>
    <w:p w:rsidR="00E36CE1" w:rsidRDefault="00E36CE1"/>
    <w:p w:rsidR="00E36CE1" w:rsidRDefault="00000000">
      <w:r>
        <w:br w:type="page"/>
      </w:r>
    </w:p>
    <w:p w:rsidR="00E36CE1" w:rsidRDefault="00000000">
      <w:pPr>
        <w:pStyle w:val="Heading1"/>
      </w:pPr>
      <w:r>
        <w:rPr>
          <w:color w:val="1F4E79"/>
        </w:rPr>
        <w:t>13. Backend Runtime Configuration</w:t>
      </w:r>
    </w:p>
    <w:p w:rsidR="00E36CE1" w:rsidRDefault="00000000">
      <w:r>
        <w:t>The backend shall be configurable through environment variables and Spring profiles. Secrets shall not be committed. Hard-coded credentials are forbidden, because apparently we still have to say that in the year 2026.</w:t>
      </w:r>
    </w:p>
    <w:p w:rsidR="00E36CE1" w:rsidRDefault="00000000">
      <w:pPr>
        <w:pStyle w:val="Heading2"/>
      </w:pPr>
      <w:r>
        <w:t>13.1 Spring Profiles</w:t>
      </w:r>
    </w:p>
    <w:tbl>
      <w:tblPr>
        <w:tblStyle w:val="TableGrid"/>
        <w:tblW w:w="0" w:type="auto"/>
        <w:jc w:val="center"/>
        <w:tblLook w:val="04A0" w:firstRow="1" w:lastRow="0" w:firstColumn="1" w:lastColumn="0" w:noHBand="0" w:noVBand="1"/>
      </w:tblPr>
      <w:tblGrid>
        <w:gridCol w:w="1652"/>
        <w:gridCol w:w="4234"/>
        <w:gridCol w:w="4113"/>
      </w:tblGrid>
      <w:tr w:rsidR="00E36CE1">
        <w:trPr>
          <w:tblHeader/>
          <w:jc w:val="center"/>
        </w:trPr>
        <w:tc>
          <w:tcPr>
            <w:tcW w:w="1728" w:type="dxa"/>
            <w:shd w:val="clear" w:color="auto" w:fill="D9EAF7"/>
          </w:tcPr>
          <w:p w:rsidR="00E36CE1" w:rsidRDefault="00000000">
            <w:pPr>
              <w:spacing w:after="0"/>
            </w:pPr>
            <w:r>
              <w:rPr>
                <w:b/>
                <w:sz w:val="15"/>
              </w:rPr>
              <w:t>Profile</w:t>
            </w:r>
          </w:p>
        </w:tc>
        <w:tc>
          <w:tcPr>
            <w:tcW w:w="4464" w:type="dxa"/>
            <w:shd w:val="clear" w:color="auto" w:fill="D9EAF7"/>
          </w:tcPr>
          <w:p w:rsidR="00E36CE1" w:rsidRDefault="00000000">
            <w:pPr>
              <w:spacing w:after="0"/>
            </w:pPr>
            <w:r>
              <w:rPr>
                <w:b/>
                <w:sz w:val="15"/>
              </w:rPr>
              <w:t>Purpose</w:t>
            </w:r>
          </w:p>
        </w:tc>
        <w:tc>
          <w:tcPr>
            <w:tcW w:w="4320" w:type="dxa"/>
            <w:shd w:val="clear" w:color="auto" w:fill="D9EAF7"/>
          </w:tcPr>
          <w:p w:rsidR="00E36CE1" w:rsidRDefault="00000000">
            <w:pPr>
              <w:spacing w:after="0"/>
            </w:pPr>
            <w:r>
              <w:rPr>
                <w:b/>
                <w:sz w:val="15"/>
              </w:rPr>
              <w:t>Rules</w:t>
            </w:r>
          </w:p>
        </w:tc>
      </w:tr>
      <w:tr w:rsidR="00E36CE1">
        <w:trPr>
          <w:jc w:val="center"/>
        </w:trPr>
        <w:tc>
          <w:tcPr>
            <w:tcW w:w="1728" w:type="dxa"/>
          </w:tcPr>
          <w:p w:rsidR="00E36CE1" w:rsidRDefault="00000000">
            <w:pPr>
              <w:spacing w:after="0"/>
            </w:pPr>
            <w:r>
              <w:rPr>
                <w:sz w:val="15"/>
              </w:rPr>
              <w:t>local</w:t>
            </w:r>
          </w:p>
        </w:tc>
        <w:tc>
          <w:tcPr>
            <w:tcW w:w="4464" w:type="dxa"/>
          </w:tcPr>
          <w:p w:rsidR="00E36CE1" w:rsidRDefault="00000000">
            <w:pPr>
              <w:spacing w:after="0"/>
            </w:pPr>
            <w:r>
              <w:rPr>
                <w:sz w:val="15"/>
              </w:rPr>
              <w:t>Developer workstation with Docker PostgreSQL.</w:t>
            </w:r>
          </w:p>
        </w:tc>
        <w:tc>
          <w:tcPr>
            <w:tcW w:w="4320" w:type="dxa"/>
          </w:tcPr>
          <w:p w:rsidR="00E36CE1" w:rsidRDefault="00000000">
            <w:pPr>
              <w:spacing w:after="0"/>
            </w:pPr>
            <w:r>
              <w:rPr>
                <w:sz w:val="15"/>
              </w:rPr>
              <w:t>Runs with seeded demo data and OpenAPI docs visible after login.</w:t>
            </w:r>
          </w:p>
        </w:tc>
      </w:tr>
      <w:tr w:rsidR="00E36CE1">
        <w:trPr>
          <w:jc w:val="center"/>
        </w:trPr>
        <w:tc>
          <w:tcPr>
            <w:tcW w:w="1728" w:type="dxa"/>
          </w:tcPr>
          <w:p w:rsidR="00E36CE1" w:rsidRDefault="00000000">
            <w:pPr>
              <w:spacing w:after="0"/>
            </w:pPr>
            <w:r>
              <w:rPr>
                <w:sz w:val="15"/>
              </w:rPr>
              <w:t>test</w:t>
            </w:r>
          </w:p>
        </w:tc>
        <w:tc>
          <w:tcPr>
            <w:tcW w:w="4464" w:type="dxa"/>
          </w:tcPr>
          <w:p w:rsidR="00E36CE1" w:rsidRDefault="00000000">
            <w:pPr>
              <w:spacing w:after="0"/>
            </w:pPr>
            <w:r>
              <w:rPr>
                <w:sz w:val="15"/>
              </w:rPr>
              <w:t>Automated tests with Testcontainers.</w:t>
            </w:r>
          </w:p>
        </w:tc>
        <w:tc>
          <w:tcPr>
            <w:tcW w:w="4320" w:type="dxa"/>
          </w:tcPr>
          <w:p w:rsidR="00E36CE1" w:rsidRDefault="00000000">
            <w:pPr>
              <w:spacing w:after="0"/>
            </w:pPr>
            <w:r>
              <w:rPr>
                <w:sz w:val="15"/>
              </w:rPr>
              <w:t>No dependency on local database.</w:t>
            </w:r>
          </w:p>
        </w:tc>
      </w:tr>
      <w:tr w:rsidR="00E36CE1">
        <w:trPr>
          <w:jc w:val="center"/>
        </w:trPr>
        <w:tc>
          <w:tcPr>
            <w:tcW w:w="1728" w:type="dxa"/>
          </w:tcPr>
          <w:p w:rsidR="00E36CE1" w:rsidRDefault="00000000">
            <w:pPr>
              <w:spacing w:after="0"/>
            </w:pPr>
            <w:r>
              <w:rPr>
                <w:sz w:val="15"/>
              </w:rPr>
              <w:t>pilot</w:t>
            </w:r>
          </w:p>
        </w:tc>
        <w:tc>
          <w:tcPr>
            <w:tcW w:w="4464" w:type="dxa"/>
          </w:tcPr>
          <w:p w:rsidR="00E36CE1" w:rsidRDefault="00000000">
            <w:pPr>
              <w:spacing w:after="0"/>
            </w:pPr>
            <w:r>
              <w:rPr>
                <w:sz w:val="15"/>
              </w:rPr>
              <w:t>Single-company pilot deployment.</w:t>
            </w:r>
          </w:p>
        </w:tc>
        <w:tc>
          <w:tcPr>
            <w:tcW w:w="4320" w:type="dxa"/>
          </w:tcPr>
          <w:p w:rsidR="00E36CE1" w:rsidRDefault="00000000">
            <w:pPr>
              <w:spacing w:after="0"/>
            </w:pPr>
            <w:del w:id="28" w:author="OQ-001 (Mohamed – Option B)" w:date="2026-07-04T00:00:00Z">
              <w:r>
                <w:rPr>
                  <w:sz w:val="15"/>
                </w:rPr>
                <w:delText>Secure cookies, restricted actuator, no demo reset endpoints.</w:delText>
              </w:r>
            </w:del>
            <w:ins w:id="29" w:author="OQ-001 (Mohamed – Option B)" w:date="2026-07-04T00:00:00Z">
              <w:r>
                <w:rPr>
                  <w:sz w:val="15"/>
                </w:rPr>
                <w:t>Secure, HttpOnly, SameSite refresh-token cookie only (see Section 27.1); access token remains in the JSON body as in every profile. Restricted actuator, no demo reset endpoints.</w:t>
              </w:r>
            </w:ins>
          </w:p>
        </w:tc>
      </w:tr>
    </w:tbl>
    <w:p w:rsidR="00E36CE1" w:rsidRDefault="00E36CE1"/>
    <w:p w:rsidR="00E36CE1" w:rsidRDefault="00000000">
      <w:pPr>
        <w:pStyle w:val="Heading2"/>
      </w:pPr>
      <w:r>
        <w:t>13.2 Mandatory Environment Variables</w:t>
      </w:r>
    </w:p>
    <w:tbl>
      <w:tblPr>
        <w:tblStyle w:val="TableGrid"/>
        <w:tblW w:w="0" w:type="auto"/>
        <w:jc w:val="center"/>
        <w:tblLook w:val="04A0" w:firstRow="1" w:lastRow="0" w:firstColumn="1" w:lastColumn="0" w:noHBand="0" w:noVBand="1"/>
      </w:tblPr>
      <w:tblGrid>
        <w:gridCol w:w="2788"/>
        <w:gridCol w:w="1897"/>
        <w:gridCol w:w="5314"/>
      </w:tblGrid>
      <w:tr w:rsidR="00E36CE1">
        <w:trPr>
          <w:tblHeader/>
          <w:jc w:val="center"/>
        </w:trPr>
        <w:tc>
          <w:tcPr>
            <w:tcW w:w="2880" w:type="dxa"/>
            <w:shd w:val="clear" w:color="auto" w:fill="D9EAF7"/>
          </w:tcPr>
          <w:p w:rsidR="00E36CE1" w:rsidRDefault="00000000">
            <w:pPr>
              <w:spacing w:after="0"/>
            </w:pPr>
            <w:r>
              <w:rPr>
                <w:b/>
                <w:sz w:val="15"/>
              </w:rPr>
              <w:t>Variable</w:t>
            </w:r>
          </w:p>
        </w:tc>
        <w:tc>
          <w:tcPr>
            <w:tcW w:w="2016" w:type="dxa"/>
            <w:shd w:val="clear" w:color="auto" w:fill="D9EAF7"/>
          </w:tcPr>
          <w:p w:rsidR="00E36CE1" w:rsidRDefault="00000000">
            <w:pPr>
              <w:spacing w:after="0"/>
            </w:pPr>
            <w:r>
              <w:rPr>
                <w:b/>
                <w:sz w:val="15"/>
              </w:rPr>
              <w:t>Required in</w:t>
            </w:r>
          </w:p>
        </w:tc>
        <w:tc>
          <w:tcPr>
            <w:tcW w:w="5760" w:type="dxa"/>
            <w:shd w:val="clear" w:color="auto" w:fill="D9EAF7"/>
          </w:tcPr>
          <w:p w:rsidR="00E36CE1" w:rsidRDefault="00000000">
            <w:pPr>
              <w:spacing w:after="0"/>
            </w:pPr>
            <w:r>
              <w:rPr>
                <w:b/>
                <w:sz w:val="15"/>
              </w:rPr>
              <w:t>Meaning</w:t>
            </w:r>
          </w:p>
        </w:tc>
      </w:tr>
      <w:tr w:rsidR="00E36CE1">
        <w:trPr>
          <w:jc w:val="center"/>
        </w:trPr>
        <w:tc>
          <w:tcPr>
            <w:tcW w:w="2880" w:type="dxa"/>
          </w:tcPr>
          <w:p w:rsidR="00E36CE1" w:rsidRDefault="00000000">
            <w:pPr>
              <w:spacing w:after="0"/>
            </w:pPr>
            <w:r>
              <w:rPr>
                <w:sz w:val="15"/>
              </w:rPr>
              <w:t>SPRING_PROFILES_ACTIVE</w:t>
            </w:r>
          </w:p>
        </w:tc>
        <w:tc>
          <w:tcPr>
            <w:tcW w:w="2016" w:type="dxa"/>
          </w:tcPr>
          <w:p w:rsidR="00E36CE1" w:rsidRDefault="00000000">
            <w:pPr>
              <w:spacing w:after="0"/>
            </w:pPr>
            <w:r>
              <w:rPr>
                <w:sz w:val="15"/>
              </w:rPr>
              <w:t>all</w:t>
            </w:r>
          </w:p>
        </w:tc>
        <w:tc>
          <w:tcPr>
            <w:tcW w:w="5760" w:type="dxa"/>
          </w:tcPr>
          <w:p w:rsidR="00E36CE1" w:rsidRDefault="00000000">
            <w:pPr>
              <w:spacing w:after="0"/>
            </w:pPr>
            <w:r>
              <w:rPr>
                <w:sz w:val="15"/>
              </w:rPr>
              <w:t>local, test or pilot.</w:t>
            </w:r>
          </w:p>
        </w:tc>
      </w:tr>
      <w:tr w:rsidR="00E36CE1">
        <w:trPr>
          <w:jc w:val="center"/>
        </w:trPr>
        <w:tc>
          <w:tcPr>
            <w:tcW w:w="2880" w:type="dxa"/>
          </w:tcPr>
          <w:p w:rsidR="00E36CE1" w:rsidRDefault="00000000">
            <w:pPr>
              <w:spacing w:after="0"/>
            </w:pPr>
            <w:r>
              <w:rPr>
                <w:sz w:val="15"/>
              </w:rPr>
              <w:t>DB_HOST</w:t>
            </w:r>
          </w:p>
        </w:tc>
        <w:tc>
          <w:tcPr>
            <w:tcW w:w="2016" w:type="dxa"/>
          </w:tcPr>
          <w:p w:rsidR="00E36CE1" w:rsidRDefault="00000000">
            <w:pPr>
              <w:spacing w:after="0"/>
            </w:pPr>
            <w:r>
              <w:rPr>
                <w:sz w:val="15"/>
              </w:rPr>
              <w:t>local,pilot</w:t>
            </w:r>
          </w:p>
        </w:tc>
        <w:tc>
          <w:tcPr>
            <w:tcW w:w="5760" w:type="dxa"/>
          </w:tcPr>
          <w:p w:rsidR="00E36CE1" w:rsidRDefault="00000000">
            <w:pPr>
              <w:spacing w:after="0"/>
            </w:pPr>
            <w:r>
              <w:rPr>
                <w:sz w:val="15"/>
              </w:rPr>
              <w:t>PostgreSQL hostname.</w:t>
            </w:r>
          </w:p>
        </w:tc>
      </w:tr>
      <w:tr w:rsidR="00E36CE1">
        <w:trPr>
          <w:jc w:val="center"/>
        </w:trPr>
        <w:tc>
          <w:tcPr>
            <w:tcW w:w="2880" w:type="dxa"/>
          </w:tcPr>
          <w:p w:rsidR="00E36CE1" w:rsidRDefault="00000000">
            <w:pPr>
              <w:spacing w:after="0"/>
            </w:pPr>
            <w:r>
              <w:rPr>
                <w:sz w:val="15"/>
              </w:rPr>
              <w:t>DB_PORT</w:t>
            </w:r>
          </w:p>
        </w:tc>
        <w:tc>
          <w:tcPr>
            <w:tcW w:w="2016" w:type="dxa"/>
          </w:tcPr>
          <w:p w:rsidR="00E36CE1" w:rsidRDefault="00000000">
            <w:pPr>
              <w:spacing w:after="0"/>
            </w:pPr>
            <w:r>
              <w:rPr>
                <w:sz w:val="15"/>
              </w:rPr>
              <w:t>local,pilot</w:t>
            </w:r>
          </w:p>
        </w:tc>
        <w:tc>
          <w:tcPr>
            <w:tcW w:w="5760" w:type="dxa"/>
          </w:tcPr>
          <w:p w:rsidR="00E36CE1" w:rsidRDefault="00000000">
            <w:pPr>
              <w:spacing w:after="0"/>
            </w:pPr>
            <w:r>
              <w:rPr>
                <w:sz w:val="15"/>
              </w:rPr>
              <w:t>PostgreSQL port, default 5432.</w:t>
            </w:r>
          </w:p>
        </w:tc>
      </w:tr>
      <w:tr w:rsidR="00E36CE1">
        <w:trPr>
          <w:jc w:val="center"/>
        </w:trPr>
        <w:tc>
          <w:tcPr>
            <w:tcW w:w="2880" w:type="dxa"/>
          </w:tcPr>
          <w:p w:rsidR="00E36CE1" w:rsidRDefault="00000000">
            <w:pPr>
              <w:spacing w:after="0"/>
            </w:pPr>
            <w:r>
              <w:rPr>
                <w:sz w:val="15"/>
              </w:rPr>
              <w:t>DB_NAME</w:t>
            </w:r>
          </w:p>
        </w:tc>
        <w:tc>
          <w:tcPr>
            <w:tcW w:w="2016" w:type="dxa"/>
          </w:tcPr>
          <w:p w:rsidR="00E36CE1" w:rsidRDefault="00000000">
            <w:pPr>
              <w:spacing w:after="0"/>
            </w:pPr>
            <w:r>
              <w:rPr>
                <w:sz w:val="15"/>
              </w:rPr>
              <w:t>local,pilot</w:t>
            </w:r>
          </w:p>
        </w:tc>
        <w:tc>
          <w:tcPr>
            <w:tcW w:w="5760" w:type="dxa"/>
          </w:tcPr>
          <w:p w:rsidR="00E36CE1" w:rsidRDefault="00000000">
            <w:pPr>
              <w:spacing w:after="0"/>
            </w:pPr>
            <w:r>
              <w:rPr>
                <w:sz w:val="15"/>
              </w:rPr>
              <w:t>Database name, default werkpilot.</w:t>
            </w:r>
          </w:p>
        </w:tc>
      </w:tr>
      <w:tr w:rsidR="00E36CE1">
        <w:trPr>
          <w:jc w:val="center"/>
        </w:trPr>
        <w:tc>
          <w:tcPr>
            <w:tcW w:w="2880" w:type="dxa"/>
          </w:tcPr>
          <w:p w:rsidR="00E36CE1" w:rsidRDefault="00000000">
            <w:pPr>
              <w:spacing w:after="0"/>
            </w:pPr>
            <w:r>
              <w:rPr>
                <w:sz w:val="15"/>
              </w:rPr>
              <w:t>DB_USER</w:t>
            </w:r>
          </w:p>
        </w:tc>
        <w:tc>
          <w:tcPr>
            <w:tcW w:w="2016" w:type="dxa"/>
          </w:tcPr>
          <w:p w:rsidR="00E36CE1" w:rsidRDefault="00000000">
            <w:pPr>
              <w:spacing w:after="0"/>
            </w:pPr>
            <w:r>
              <w:rPr>
                <w:sz w:val="15"/>
              </w:rPr>
              <w:t>local,pilot</w:t>
            </w:r>
          </w:p>
        </w:tc>
        <w:tc>
          <w:tcPr>
            <w:tcW w:w="5760" w:type="dxa"/>
          </w:tcPr>
          <w:p w:rsidR="00E36CE1" w:rsidRDefault="00000000">
            <w:pPr>
              <w:spacing w:after="0"/>
            </w:pPr>
            <w:r>
              <w:rPr>
                <w:sz w:val="15"/>
              </w:rPr>
              <w:t>Database user.</w:t>
            </w:r>
          </w:p>
        </w:tc>
      </w:tr>
      <w:tr w:rsidR="00E36CE1">
        <w:trPr>
          <w:jc w:val="center"/>
        </w:trPr>
        <w:tc>
          <w:tcPr>
            <w:tcW w:w="2880" w:type="dxa"/>
          </w:tcPr>
          <w:p w:rsidR="00E36CE1" w:rsidRDefault="00000000">
            <w:pPr>
              <w:spacing w:after="0"/>
            </w:pPr>
            <w:r>
              <w:rPr>
                <w:sz w:val="15"/>
              </w:rPr>
              <w:t>DB_PASSWORD</w:t>
            </w:r>
          </w:p>
        </w:tc>
        <w:tc>
          <w:tcPr>
            <w:tcW w:w="2016" w:type="dxa"/>
          </w:tcPr>
          <w:p w:rsidR="00E36CE1" w:rsidRDefault="00000000">
            <w:pPr>
              <w:spacing w:after="0"/>
            </w:pPr>
            <w:r>
              <w:rPr>
                <w:sz w:val="15"/>
              </w:rPr>
              <w:t>local,pilot</w:t>
            </w:r>
          </w:p>
        </w:tc>
        <w:tc>
          <w:tcPr>
            <w:tcW w:w="5760" w:type="dxa"/>
          </w:tcPr>
          <w:p w:rsidR="00E36CE1" w:rsidRDefault="00000000">
            <w:pPr>
              <w:spacing w:after="0"/>
            </w:pPr>
            <w:r>
              <w:rPr>
                <w:sz w:val="15"/>
              </w:rPr>
              <w:t>Database password.</w:t>
            </w:r>
          </w:p>
        </w:tc>
      </w:tr>
      <w:tr w:rsidR="00E36CE1">
        <w:trPr>
          <w:jc w:val="center"/>
        </w:trPr>
        <w:tc>
          <w:tcPr>
            <w:tcW w:w="2880" w:type="dxa"/>
          </w:tcPr>
          <w:p w:rsidR="00E36CE1" w:rsidRDefault="00000000">
            <w:pPr>
              <w:spacing w:after="0"/>
            </w:pPr>
            <w:r>
              <w:rPr>
                <w:sz w:val="15"/>
              </w:rPr>
              <w:t>JWT_ACCESS_SECRET</w:t>
            </w:r>
          </w:p>
        </w:tc>
        <w:tc>
          <w:tcPr>
            <w:tcW w:w="2016" w:type="dxa"/>
          </w:tcPr>
          <w:p w:rsidR="00E36CE1" w:rsidRDefault="00000000">
            <w:pPr>
              <w:spacing w:after="0"/>
            </w:pPr>
            <w:r>
              <w:rPr>
                <w:sz w:val="15"/>
              </w:rPr>
              <w:t>all except test</w:t>
            </w:r>
          </w:p>
        </w:tc>
        <w:tc>
          <w:tcPr>
            <w:tcW w:w="5760" w:type="dxa"/>
          </w:tcPr>
          <w:p w:rsidR="00E36CE1" w:rsidRDefault="00000000">
            <w:pPr>
              <w:spacing w:after="0"/>
            </w:pPr>
            <w:r>
              <w:rPr>
                <w:sz w:val="15"/>
              </w:rPr>
              <w:t>HMAC secret for access token signing.</w:t>
            </w:r>
          </w:p>
        </w:tc>
      </w:tr>
      <w:tr w:rsidR="00E36CE1">
        <w:trPr>
          <w:jc w:val="center"/>
        </w:trPr>
        <w:tc>
          <w:tcPr>
            <w:tcW w:w="2880" w:type="dxa"/>
          </w:tcPr>
          <w:p w:rsidR="00E36CE1" w:rsidRDefault="00000000">
            <w:pPr>
              <w:spacing w:after="0"/>
            </w:pPr>
            <w:r>
              <w:rPr>
                <w:sz w:val="15"/>
              </w:rPr>
              <w:t>JWT_REFRESH_SECRET</w:t>
            </w:r>
          </w:p>
        </w:tc>
        <w:tc>
          <w:tcPr>
            <w:tcW w:w="2016" w:type="dxa"/>
          </w:tcPr>
          <w:p w:rsidR="00E36CE1" w:rsidRDefault="00000000">
            <w:pPr>
              <w:spacing w:after="0"/>
            </w:pPr>
            <w:r>
              <w:rPr>
                <w:sz w:val="15"/>
              </w:rPr>
              <w:t>all except test</w:t>
            </w:r>
          </w:p>
        </w:tc>
        <w:tc>
          <w:tcPr>
            <w:tcW w:w="5760" w:type="dxa"/>
          </w:tcPr>
          <w:p w:rsidR="00E36CE1" w:rsidRDefault="00000000">
            <w:pPr>
              <w:spacing w:after="0"/>
            </w:pPr>
            <w:r>
              <w:rPr>
                <w:sz w:val="15"/>
              </w:rPr>
              <w:t>HMAC secret for refresh token signing.</w:t>
            </w:r>
          </w:p>
        </w:tc>
      </w:tr>
      <w:tr w:rsidR="00E36CE1">
        <w:trPr>
          <w:jc w:val="center"/>
        </w:trPr>
        <w:tc>
          <w:tcPr>
            <w:tcW w:w="2880" w:type="dxa"/>
          </w:tcPr>
          <w:p w:rsidR="00E36CE1" w:rsidRDefault="00000000">
            <w:pPr>
              <w:spacing w:after="0"/>
            </w:pPr>
            <w:r>
              <w:rPr>
                <w:sz w:val="15"/>
              </w:rPr>
              <w:t>APP_TIMEZONE</w:t>
            </w:r>
          </w:p>
        </w:tc>
        <w:tc>
          <w:tcPr>
            <w:tcW w:w="2016" w:type="dxa"/>
          </w:tcPr>
          <w:p w:rsidR="00E36CE1" w:rsidRDefault="00000000">
            <w:pPr>
              <w:spacing w:after="0"/>
            </w:pPr>
            <w:r>
              <w:rPr>
                <w:sz w:val="15"/>
              </w:rPr>
              <w:t>all</w:t>
            </w:r>
          </w:p>
        </w:tc>
        <w:tc>
          <w:tcPr>
            <w:tcW w:w="5760" w:type="dxa"/>
          </w:tcPr>
          <w:p w:rsidR="00E36CE1" w:rsidRDefault="00000000">
            <w:pPr>
              <w:spacing w:after="0"/>
            </w:pPr>
            <w:r>
              <w:rPr>
                <w:sz w:val="15"/>
              </w:rPr>
              <w:t>Default Europe/Vienna.</w:t>
            </w:r>
          </w:p>
        </w:tc>
      </w:tr>
      <w:tr w:rsidR="00E36CE1">
        <w:trPr>
          <w:jc w:val="center"/>
        </w:trPr>
        <w:tc>
          <w:tcPr>
            <w:tcW w:w="2880" w:type="dxa"/>
          </w:tcPr>
          <w:p w:rsidR="00E36CE1" w:rsidRDefault="00000000">
            <w:pPr>
              <w:spacing w:after="0"/>
            </w:pPr>
            <w:r>
              <w:rPr>
                <w:sz w:val="15"/>
              </w:rPr>
              <w:t>REPORT_OUTPUT_DIR</w:t>
            </w:r>
          </w:p>
        </w:tc>
        <w:tc>
          <w:tcPr>
            <w:tcW w:w="2016" w:type="dxa"/>
          </w:tcPr>
          <w:p w:rsidR="00E36CE1" w:rsidRDefault="00000000">
            <w:pPr>
              <w:spacing w:after="0"/>
            </w:pPr>
            <w:r>
              <w:rPr>
                <w:sz w:val="15"/>
              </w:rPr>
              <w:t>local,pilot</w:t>
            </w:r>
          </w:p>
        </w:tc>
        <w:tc>
          <w:tcPr>
            <w:tcW w:w="5760" w:type="dxa"/>
          </w:tcPr>
          <w:p w:rsidR="00E36CE1" w:rsidRDefault="00000000">
            <w:pPr>
              <w:spacing w:after="0"/>
            </w:pPr>
            <w:del w:id="30" w:author="OQ-008 (Mohamed – Option A)" w:date="2026-07-05T00:00:00Z">
              <w:r>
                <w:rPr>
                  <w:sz w:val="15"/>
                </w:rPr>
                <w:delText>Temporary report file output directory.</w:delText>
              </w:r>
            </w:del>
            <w:ins w:id="31" w:author="OQ-008 (Mohamed – Option A)" w:date="2026-07-05T00:00:00Z">
              <w:r>
                <w:rPr>
                  <w:sz w:val="15"/>
                </w:rPr>
                <w:t>Working directory for report generation only. The finished PDF is moved to the report-files volume and served exclusively through the authorized download endpoint (Section 26.3).</w:t>
              </w:r>
            </w:ins>
          </w:p>
        </w:tc>
      </w:tr>
      <w:tr w:rsidR="00E36CE1">
        <w:trPr>
          <w:jc w:val="center"/>
        </w:trPr>
        <w:tc>
          <w:tcPr>
            <w:tcW w:w="2880" w:type="dxa"/>
          </w:tcPr>
          <w:p w:rsidR="00E36CE1" w:rsidRDefault="00000000">
            <w:pPr>
              <w:spacing w:after="0"/>
            </w:pPr>
            <w:r>
              <w:rPr>
                <w:sz w:val="15"/>
              </w:rPr>
              <w:t>MAX_UPLOAD_MB</w:t>
            </w:r>
          </w:p>
        </w:tc>
        <w:tc>
          <w:tcPr>
            <w:tcW w:w="2016" w:type="dxa"/>
          </w:tcPr>
          <w:p w:rsidR="00E36CE1" w:rsidRDefault="00000000">
            <w:pPr>
              <w:spacing w:after="0"/>
            </w:pPr>
            <w:r>
              <w:rPr>
                <w:sz w:val="15"/>
              </w:rPr>
              <w:t>all</w:t>
            </w:r>
          </w:p>
        </w:tc>
        <w:tc>
          <w:tcPr>
            <w:tcW w:w="5760" w:type="dxa"/>
          </w:tcPr>
          <w:p w:rsidR="00E36CE1" w:rsidRDefault="00000000">
            <w:pPr>
              <w:spacing w:after="0"/>
            </w:pPr>
            <w:r>
              <w:rPr>
                <w:sz w:val="15"/>
              </w:rPr>
              <w:t>Maximum CSV upload size, default 25 MB.</w:t>
            </w:r>
          </w:p>
        </w:tc>
      </w:tr>
      <w:tr w:rsidR="00E36CE1">
        <w:trPr>
          <w:jc w:val="center"/>
          <w:ins w:id="32" w:author="OQ-002 (Mohamed – Option C)" w:date="2026-07-04T00:00:00Z"/>
        </w:trPr>
        <w:tc>
          <w:tcPr>
            <w:tcW w:w="2880" w:type="dxa"/>
          </w:tcPr>
          <w:p w:rsidR="00E36CE1" w:rsidRDefault="00000000">
            <w:pPr>
              <w:spacing w:after="0"/>
            </w:pPr>
            <w:ins w:id="33" w:author="OQ-002 (Mohamed – Option C)" w:date="2026-07-04T00:00:00Z">
              <w:r>
                <w:rPr>
                  <w:sz w:val="15"/>
                </w:rPr>
                <w:t>SMTP_HOST</w:t>
              </w:r>
            </w:ins>
          </w:p>
        </w:tc>
        <w:tc>
          <w:tcPr>
            <w:tcW w:w="2016" w:type="dxa"/>
          </w:tcPr>
          <w:p w:rsidR="00E36CE1" w:rsidRDefault="00000000">
            <w:pPr>
              <w:spacing w:after="0"/>
            </w:pPr>
            <w:ins w:id="34" w:author="OQ-002 (Mohamed – Option C)" w:date="2026-07-04T00:00:00Z">
              <w:r>
                <w:rPr>
                  <w:sz w:val="15"/>
                </w:rPr>
                <w:t>local,pilot</w:t>
              </w:r>
            </w:ins>
          </w:p>
        </w:tc>
        <w:tc>
          <w:tcPr>
            <w:tcW w:w="5760" w:type="dxa"/>
          </w:tcPr>
          <w:p w:rsidR="00E36CE1" w:rsidRDefault="00000000">
            <w:pPr>
              <w:spacing w:after="0"/>
            </w:pPr>
            <w:ins w:id="35" w:author="OQ-002 (Mohamed – Option C)" w:date="2026-07-04T00:00:00Z">
              <w:r>
                <w:rPr>
                  <w:sz w:val="15"/>
                </w:rPr>
                <w:t>SMTP relay hostname for password-reset mail. Local profile points to the mailpit container.</w:t>
              </w:r>
            </w:ins>
          </w:p>
        </w:tc>
      </w:tr>
      <w:tr w:rsidR="00E36CE1">
        <w:trPr>
          <w:jc w:val="center"/>
          <w:ins w:id="36" w:author="OQ-002 (Mohamed – Option C)" w:date="2026-07-04T00:00:00Z"/>
        </w:trPr>
        <w:tc>
          <w:tcPr>
            <w:tcW w:w="2880" w:type="dxa"/>
          </w:tcPr>
          <w:p w:rsidR="00E36CE1" w:rsidRDefault="00000000">
            <w:pPr>
              <w:spacing w:after="0"/>
            </w:pPr>
            <w:ins w:id="37" w:author="OQ-002 (Mohamed – Option C)" w:date="2026-07-04T00:00:00Z">
              <w:r>
                <w:rPr>
                  <w:sz w:val="15"/>
                </w:rPr>
                <w:t>SMTP_PORT</w:t>
              </w:r>
            </w:ins>
          </w:p>
        </w:tc>
        <w:tc>
          <w:tcPr>
            <w:tcW w:w="2016" w:type="dxa"/>
          </w:tcPr>
          <w:p w:rsidR="00E36CE1" w:rsidRDefault="00000000">
            <w:pPr>
              <w:spacing w:after="0"/>
            </w:pPr>
            <w:ins w:id="38" w:author="OQ-002 (Mohamed – Option C)" w:date="2026-07-04T00:00:00Z">
              <w:r>
                <w:rPr>
                  <w:sz w:val="15"/>
                </w:rPr>
                <w:t>local,pilot</w:t>
              </w:r>
            </w:ins>
          </w:p>
        </w:tc>
        <w:tc>
          <w:tcPr>
            <w:tcW w:w="5760" w:type="dxa"/>
          </w:tcPr>
          <w:p w:rsidR="00E36CE1" w:rsidRDefault="00000000">
            <w:pPr>
              <w:spacing w:after="0"/>
            </w:pPr>
            <w:ins w:id="39" w:author="OQ-002 (Mohamed – Option C)" w:date="2026-07-04T00:00:00Z">
              <w:r>
                <w:rPr>
                  <w:sz w:val="15"/>
                </w:rPr>
                <w:t>SMTP relay port.</w:t>
              </w:r>
            </w:ins>
          </w:p>
        </w:tc>
      </w:tr>
      <w:tr w:rsidR="00E36CE1">
        <w:trPr>
          <w:jc w:val="center"/>
          <w:ins w:id="40" w:author="OQ-002 (Mohamed – Option C)" w:date="2026-07-04T00:00:00Z"/>
        </w:trPr>
        <w:tc>
          <w:tcPr>
            <w:tcW w:w="2880" w:type="dxa"/>
          </w:tcPr>
          <w:p w:rsidR="00E36CE1" w:rsidRDefault="00000000">
            <w:pPr>
              <w:spacing w:after="0"/>
            </w:pPr>
            <w:ins w:id="41" w:author="OQ-002 (Mohamed – Option C)" w:date="2026-07-04T00:00:00Z">
              <w:r>
                <w:rPr>
                  <w:sz w:val="15"/>
                </w:rPr>
                <w:t>SMTP_USER</w:t>
              </w:r>
            </w:ins>
          </w:p>
        </w:tc>
        <w:tc>
          <w:tcPr>
            <w:tcW w:w="2016" w:type="dxa"/>
          </w:tcPr>
          <w:p w:rsidR="00E36CE1" w:rsidRDefault="00000000">
            <w:pPr>
              <w:spacing w:after="0"/>
            </w:pPr>
            <w:ins w:id="42" w:author="OQ-002 (Mohamed – Option C)" w:date="2026-07-04T00:00:00Z">
              <w:r>
                <w:rPr>
                  <w:sz w:val="15"/>
                </w:rPr>
                <w:t>pilot</w:t>
              </w:r>
            </w:ins>
          </w:p>
        </w:tc>
        <w:tc>
          <w:tcPr>
            <w:tcW w:w="5760" w:type="dxa"/>
          </w:tcPr>
          <w:p w:rsidR="00E36CE1" w:rsidRDefault="00000000">
            <w:pPr>
              <w:spacing w:after="0"/>
            </w:pPr>
            <w:ins w:id="43" w:author="OQ-002 (Mohamed – Option C)" w:date="2026-07-04T00:00:00Z">
              <w:r>
                <w:rPr>
                  <w:sz w:val="15"/>
                </w:rPr>
                <w:t>SMTP authentication user; empty for local mailpit.</w:t>
              </w:r>
            </w:ins>
          </w:p>
        </w:tc>
      </w:tr>
      <w:tr w:rsidR="00E36CE1">
        <w:trPr>
          <w:jc w:val="center"/>
          <w:ins w:id="44" w:author="OQ-002 (Mohamed – Option C)" w:date="2026-07-04T00:00:00Z"/>
        </w:trPr>
        <w:tc>
          <w:tcPr>
            <w:tcW w:w="2880" w:type="dxa"/>
          </w:tcPr>
          <w:p w:rsidR="00E36CE1" w:rsidRDefault="00000000">
            <w:pPr>
              <w:spacing w:after="0"/>
            </w:pPr>
            <w:ins w:id="45" w:author="OQ-002 (Mohamed – Option C)" w:date="2026-07-04T00:00:00Z">
              <w:r>
                <w:rPr>
                  <w:sz w:val="15"/>
                </w:rPr>
                <w:t>SMTP_PASSWORD</w:t>
              </w:r>
            </w:ins>
          </w:p>
        </w:tc>
        <w:tc>
          <w:tcPr>
            <w:tcW w:w="2016" w:type="dxa"/>
          </w:tcPr>
          <w:p w:rsidR="00E36CE1" w:rsidRDefault="00000000">
            <w:pPr>
              <w:spacing w:after="0"/>
            </w:pPr>
            <w:ins w:id="46" w:author="OQ-002 (Mohamed – Option C)" w:date="2026-07-04T00:00:00Z">
              <w:r>
                <w:rPr>
                  <w:sz w:val="15"/>
                </w:rPr>
                <w:t>pilot</w:t>
              </w:r>
            </w:ins>
          </w:p>
        </w:tc>
        <w:tc>
          <w:tcPr>
            <w:tcW w:w="5760" w:type="dxa"/>
          </w:tcPr>
          <w:p w:rsidR="00E36CE1" w:rsidRDefault="00000000">
            <w:pPr>
              <w:spacing w:after="0"/>
            </w:pPr>
            <w:ins w:id="47" w:author="OQ-002 (Mohamed – Option C)" w:date="2026-07-04T00:00:00Z">
              <w:r>
                <w:rPr>
                  <w:sz w:val="15"/>
                </w:rPr>
                <w:t>SMTP authentication password; never committed, never logged.</w:t>
              </w:r>
            </w:ins>
          </w:p>
        </w:tc>
      </w:tr>
      <w:tr w:rsidR="00E36CE1">
        <w:trPr>
          <w:jc w:val="center"/>
          <w:ins w:id="48" w:author="OQ-002 (Mohamed – Option C)" w:date="2026-07-04T00:00:00Z"/>
        </w:trPr>
        <w:tc>
          <w:tcPr>
            <w:tcW w:w="2880" w:type="dxa"/>
          </w:tcPr>
          <w:p w:rsidR="00E36CE1" w:rsidRDefault="00000000">
            <w:pPr>
              <w:spacing w:after="0"/>
            </w:pPr>
            <w:ins w:id="49" w:author="OQ-002 (Mohamed – Option C)" w:date="2026-07-04T00:00:00Z">
              <w:r>
                <w:rPr>
                  <w:sz w:val="15"/>
                </w:rPr>
                <w:t>MAIL_FROM</w:t>
              </w:r>
            </w:ins>
          </w:p>
        </w:tc>
        <w:tc>
          <w:tcPr>
            <w:tcW w:w="2016" w:type="dxa"/>
          </w:tcPr>
          <w:p w:rsidR="00E36CE1" w:rsidRDefault="00000000">
            <w:pPr>
              <w:spacing w:after="0"/>
            </w:pPr>
            <w:ins w:id="50" w:author="OQ-002 (Mohamed – Option C)" w:date="2026-07-04T00:00:00Z">
              <w:r>
                <w:rPr>
                  <w:sz w:val="15"/>
                </w:rPr>
                <w:t>local,pilot</w:t>
              </w:r>
            </w:ins>
          </w:p>
        </w:tc>
        <w:tc>
          <w:tcPr>
            <w:tcW w:w="5760" w:type="dxa"/>
          </w:tcPr>
          <w:p w:rsidR="00E36CE1" w:rsidRDefault="00000000">
            <w:pPr>
              <w:spacing w:after="0"/>
            </w:pPr>
            <w:ins w:id="51" w:author="OQ-002 (Mohamed – Option C)" w:date="2026-07-04T00:00:00Z">
              <w:r>
                <w:rPr>
                  <w:sz w:val="15"/>
                </w:rPr>
                <w:t>Sender address for system mail, e.g. noreply@pilot-company.example.</w:t>
              </w:r>
            </w:ins>
          </w:p>
        </w:tc>
      </w:tr>
      <w:tr w:rsidR="00E36CE1">
        <w:trPr>
          <w:jc w:val="center"/>
          <w:ins w:id="52" w:author="OQ-002 (Mohamed – Option C)" w:date="2026-07-04T00:00:00Z"/>
        </w:trPr>
        <w:tc>
          <w:tcPr>
            <w:tcW w:w="2880" w:type="dxa"/>
          </w:tcPr>
          <w:p w:rsidR="00E36CE1" w:rsidRDefault="00000000">
            <w:pPr>
              <w:spacing w:after="0"/>
            </w:pPr>
            <w:ins w:id="53" w:author="OQ-002 (Mohamed – Option C)" w:date="2026-07-04T00:00:00Z">
              <w:r>
                <w:rPr>
                  <w:sz w:val="15"/>
                </w:rPr>
                <w:t>APP_BASE_URL</w:t>
              </w:r>
            </w:ins>
          </w:p>
        </w:tc>
        <w:tc>
          <w:tcPr>
            <w:tcW w:w="2016" w:type="dxa"/>
          </w:tcPr>
          <w:p w:rsidR="00E36CE1" w:rsidRDefault="00000000">
            <w:pPr>
              <w:spacing w:after="0"/>
            </w:pPr>
            <w:ins w:id="54" w:author="OQ-002 (Mohamed – Option C)" w:date="2026-07-04T00:00:00Z">
              <w:r>
                <w:rPr>
                  <w:sz w:val="15"/>
                </w:rPr>
                <w:t>local,pilot</w:t>
              </w:r>
            </w:ins>
          </w:p>
        </w:tc>
        <w:tc>
          <w:tcPr>
            <w:tcW w:w="5760" w:type="dxa"/>
          </w:tcPr>
          <w:p w:rsidR="00E36CE1" w:rsidRDefault="00000000">
            <w:pPr>
              <w:spacing w:after="0"/>
            </w:pPr>
            <w:ins w:id="55" w:author="OQ-002 (Mohamed – Option C)" w:date="2026-07-04T00:00:00Z">
              <w:r>
                <w:rPr>
                  <w:sz w:val="15"/>
                </w:rPr>
                <w:t>Public frontend base URL used to build password-reset links.</w:t>
              </w:r>
            </w:ins>
          </w:p>
        </w:tc>
      </w:tr>
    </w:tbl>
    <w:p w:rsidR="00E36CE1" w:rsidRDefault="00E36CE1"/>
    <w:p w:rsidR="00E36CE1" w:rsidRDefault="00000000">
      <w:pPr>
        <w:pStyle w:val="Heading2"/>
      </w:pPr>
      <w:r>
        <w:t>13.3 application.yml Mandatory Settings</w:t>
      </w:r>
    </w:p>
    <w:p w:rsidR="00E36CE1" w:rsidRDefault="00000000">
      <w:pPr>
        <w:pStyle w:val="CodeBlock"/>
      </w:pPr>
      <w:r>
        <w:t>spring:</w:t>
      </w:r>
      <w:r>
        <w:br/>
        <w:t xml:space="preserve">  threads:</w:t>
      </w:r>
      <w:r>
        <w:br/>
        <w:t xml:space="preserve">    virtual:</w:t>
      </w:r>
      <w:r>
        <w:br/>
        <w:t xml:space="preserve">      enabled: true</w:t>
      </w:r>
      <w:r>
        <w:br/>
        <w:t xml:space="preserve">  datasource:</w:t>
      </w:r>
      <w:r>
        <w:br/>
        <w:t xml:space="preserve">    url: jdbc:postgresql://${DB_HOST}:${DB_PORT}/${DB_NAME}</w:t>
      </w:r>
      <w:r>
        <w:br/>
        <w:t xml:space="preserve">  jpa:</w:t>
      </w:r>
      <w:r>
        <w:br/>
        <w:t xml:space="preserve">    open-in-view: false</w:t>
      </w:r>
      <w:r>
        <w:br/>
        <w:t xml:space="preserve">    hibernate:</w:t>
      </w:r>
      <w:r>
        <w:br/>
        <w:t xml:space="preserve">      ddl-auto: validate</w:t>
      </w:r>
      <w:r>
        <w:br/>
        <w:t xml:space="preserve">  liquibase:</w:t>
      </w:r>
      <w:r>
        <w:br/>
        <w:t xml:space="preserve">    enabled: true</w:t>
      </w:r>
      <w:r>
        <w:br/>
        <w:t>management:</w:t>
      </w:r>
      <w:r>
        <w:br/>
        <w:t xml:space="preserve">  endpoints:</w:t>
      </w:r>
      <w:r>
        <w:br/>
        <w:t xml:space="preserve">    web:</w:t>
      </w:r>
      <w:r>
        <w:br/>
        <w:t xml:space="preserve">      exposure:</w:t>
      </w:r>
      <w:r>
        <w:br/>
        <w:t xml:space="preserve">        include: health,info,metrics,prometheus</w:t>
      </w:r>
      <w:r>
        <w:br/>
        <w:t>server:</w:t>
      </w:r>
      <w:r>
        <w:br/>
        <w:t xml:space="preserve">  servlet:</w:t>
      </w:r>
      <w:r>
        <w:br/>
        <w:t xml:space="preserve">    context-path: /</w:t>
      </w:r>
    </w:p>
    <w:p w:rsidR="00E36CE1" w:rsidRDefault="00000000">
      <w:r>
        <w:br w:type="page"/>
      </w:r>
    </w:p>
    <w:p w:rsidR="00E36CE1" w:rsidRDefault="00000000">
      <w:pPr>
        <w:pStyle w:val="Heading1"/>
      </w:pPr>
      <w:r>
        <w:rPr>
          <w:color w:val="1F4E79"/>
        </w:rPr>
        <w:t>14. Database and Persistence</w:t>
      </w:r>
    </w:p>
    <w:p w:rsidR="00E36CE1" w:rsidRDefault="00000000">
      <w:r>
        <w:t>The database shall be PostgreSQL. The schema shall be created and evolved only with Liquibase. Hibernate ddl-auto shall be validate, never update, create or create-drop outside tests. Random schema mutation in production is not agility; it is arson with a YAML file.</w:t>
      </w:r>
    </w:p>
    <w:p w:rsidR="00E36CE1" w:rsidRDefault="00000000">
      <w:pPr>
        <w:pStyle w:val="Heading2"/>
      </w:pPr>
      <w:r>
        <w:t>14.1 Persistence Rules</w:t>
      </w:r>
    </w:p>
    <w:p w:rsidR="00E36CE1" w:rsidRDefault="00000000">
      <w:pPr>
        <w:pStyle w:val="ListBullet"/>
      </w:pPr>
      <w:r>
        <w:t>Every persistent table shall include id UUID primary key, created_at, created_by, updated_at and updated_by where business records can be changed.</w:t>
      </w:r>
    </w:p>
    <w:p w:rsidR="00E36CE1" w:rsidRDefault="00000000">
      <w:pPr>
        <w:pStyle w:val="ListBullet"/>
      </w:pPr>
      <w:r>
        <w:t>Audit events shall be append-only and shall not expose update/delete operations through normal services.</w:t>
      </w:r>
    </w:p>
    <w:p w:rsidR="00E36CE1" w:rsidRDefault="00000000">
      <w:pPr>
        <w:pStyle w:val="ListBullet"/>
      </w:pPr>
      <w:r>
        <w:t>Foreign keys shall be enforced in PostgreSQL for all parent-child relationships.</w:t>
      </w:r>
    </w:p>
    <w:p w:rsidR="00E36CE1" w:rsidRDefault="00000000">
      <w:pPr>
        <w:pStyle w:val="ListBullet"/>
      </w:pPr>
      <w:r>
        <w:t>Large CSV files shall be processed in transactions by import job. Invalid rows shall be reported before commit when possible.</w:t>
      </w:r>
    </w:p>
    <w:p w:rsidR="00E36CE1" w:rsidRDefault="00000000">
      <w:pPr>
        <w:pStyle w:val="ListBullet"/>
      </w:pPr>
      <w:r>
        <w:t>Soft delete shall be used for master data records that may be referenced by historical measurements.</w:t>
      </w:r>
    </w:p>
    <w:p w:rsidR="00E36CE1" w:rsidRDefault="00000000">
      <w:pPr>
        <w:pStyle w:val="ListBullet"/>
      </w:pPr>
      <w:del w:id="56" w:author="OQ-006 (Mohamed – Option A)" w:date="2026-07-05T00:00:00Z">
        <w:r>
          <w:delText>Measurement records shall not be physically deleted through the UI. Corrections shall be handled by import rollback or correction import.</w:delText>
        </w:r>
      </w:del>
      <w:ins w:id="57" w:author="OQ-006 (Mohamed – Option A)" w:date="2026-07-05T00:00:00Z">
        <w:r>
          <w:t>Measurement records shall not be physically deleted through the UI. Corrections shall be handled by the correction-import and rollback operations defined in Section 16.6: superseded rows are retained, never removed.</w:t>
        </w:r>
      </w:ins>
    </w:p>
    <w:p w:rsidR="00E36CE1" w:rsidRDefault="00000000">
      <w:pPr>
        <w:pStyle w:val="ListBullet"/>
      </w:pPr>
      <w:r>
        <w:t>All text fields shall have length limits defined in entities and migrations.</w:t>
      </w:r>
    </w:p>
    <w:p w:rsidR="00E36CE1" w:rsidRDefault="00000000">
      <w:pPr>
        <w:pStyle w:val="Heading2"/>
      </w:pPr>
      <w:r>
        <w:t>14.2 Core Tables</w:t>
      </w:r>
    </w:p>
    <w:tbl>
      <w:tblPr>
        <w:tblStyle w:val="TableGrid"/>
        <w:tblW w:w="0" w:type="auto"/>
        <w:jc w:val="center"/>
        <w:tblLook w:val="04A0" w:firstRow="1" w:lastRow="0" w:firstColumn="1" w:lastColumn="0" w:noHBand="0" w:noVBand="1"/>
      </w:tblPr>
      <w:tblGrid>
        <w:gridCol w:w="3072"/>
        <w:gridCol w:w="3845"/>
        <w:gridCol w:w="3082"/>
      </w:tblGrid>
      <w:tr w:rsidR="00E36CE1">
        <w:trPr>
          <w:tblHeader/>
          <w:jc w:val="center"/>
        </w:trPr>
        <w:tc>
          <w:tcPr>
            <w:tcW w:w="2592" w:type="dxa"/>
            <w:shd w:val="clear" w:color="auto" w:fill="D9EAF7"/>
          </w:tcPr>
          <w:p w:rsidR="00E36CE1" w:rsidRDefault="00000000">
            <w:pPr>
              <w:spacing w:after="0"/>
            </w:pPr>
            <w:r>
              <w:rPr>
                <w:b/>
                <w:sz w:val="14"/>
              </w:rPr>
              <w:t>Table</w:t>
            </w:r>
          </w:p>
        </w:tc>
        <w:tc>
          <w:tcPr>
            <w:tcW w:w="4320" w:type="dxa"/>
            <w:shd w:val="clear" w:color="auto" w:fill="D9EAF7"/>
          </w:tcPr>
          <w:p w:rsidR="00E36CE1" w:rsidRDefault="00000000">
            <w:pPr>
              <w:spacing w:after="0"/>
            </w:pPr>
            <w:r>
              <w:rPr>
                <w:b/>
                <w:sz w:val="14"/>
              </w:rPr>
              <w:t>Purpose</w:t>
            </w:r>
          </w:p>
        </w:tc>
        <w:tc>
          <w:tcPr>
            <w:tcW w:w="3600" w:type="dxa"/>
            <w:shd w:val="clear" w:color="auto" w:fill="D9EAF7"/>
          </w:tcPr>
          <w:p w:rsidR="00E36CE1" w:rsidRDefault="00000000">
            <w:pPr>
              <w:spacing w:after="0"/>
            </w:pPr>
            <w:r>
              <w:rPr>
                <w:b/>
                <w:sz w:val="14"/>
              </w:rPr>
              <w:t>Key relationships</w:t>
            </w:r>
          </w:p>
        </w:tc>
      </w:tr>
      <w:tr w:rsidR="00E36CE1">
        <w:trPr>
          <w:jc w:val="center"/>
        </w:trPr>
        <w:tc>
          <w:tcPr>
            <w:tcW w:w="2592" w:type="dxa"/>
          </w:tcPr>
          <w:p w:rsidR="00E36CE1" w:rsidRDefault="00000000">
            <w:pPr>
              <w:spacing w:after="0"/>
            </w:pPr>
            <w:r>
              <w:rPr>
                <w:sz w:val="14"/>
              </w:rPr>
              <w:t>users</w:t>
            </w:r>
          </w:p>
        </w:tc>
        <w:tc>
          <w:tcPr>
            <w:tcW w:w="4320" w:type="dxa"/>
          </w:tcPr>
          <w:p w:rsidR="00E36CE1" w:rsidRDefault="00000000">
            <w:pPr>
              <w:spacing w:after="0"/>
            </w:pPr>
            <w:r>
              <w:rPr>
                <w:sz w:val="14"/>
              </w:rPr>
              <w:t>Application user accounts.</w:t>
            </w:r>
          </w:p>
        </w:tc>
        <w:tc>
          <w:tcPr>
            <w:tcW w:w="3600" w:type="dxa"/>
          </w:tcPr>
          <w:p w:rsidR="00E36CE1" w:rsidRDefault="00000000">
            <w:pPr>
              <w:spacing w:after="0"/>
            </w:pPr>
            <w:r>
              <w:rPr>
                <w:sz w:val="14"/>
              </w:rPr>
              <w:t>roles, audit_events, import_jobs.</w:t>
            </w:r>
          </w:p>
        </w:tc>
      </w:tr>
      <w:tr w:rsidR="00E36CE1">
        <w:trPr>
          <w:jc w:val="center"/>
        </w:trPr>
        <w:tc>
          <w:tcPr>
            <w:tcW w:w="2592" w:type="dxa"/>
          </w:tcPr>
          <w:p w:rsidR="00E36CE1" w:rsidRDefault="00000000">
            <w:pPr>
              <w:spacing w:after="0"/>
            </w:pPr>
            <w:r>
              <w:rPr>
                <w:sz w:val="14"/>
              </w:rPr>
              <w:t>factories</w:t>
            </w:r>
          </w:p>
        </w:tc>
        <w:tc>
          <w:tcPr>
            <w:tcW w:w="4320" w:type="dxa"/>
          </w:tcPr>
          <w:p w:rsidR="00E36CE1" w:rsidRDefault="00000000">
            <w:pPr>
              <w:spacing w:after="0"/>
            </w:pPr>
            <w:r>
              <w:rPr>
                <w:sz w:val="14"/>
              </w:rPr>
              <w:t>Pilot factory/site.</w:t>
            </w:r>
          </w:p>
        </w:tc>
        <w:tc>
          <w:tcPr>
            <w:tcW w:w="3600" w:type="dxa"/>
          </w:tcPr>
          <w:p w:rsidR="00E36CE1" w:rsidRDefault="00000000">
            <w:pPr>
              <w:spacing w:after="0"/>
            </w:pPr>
            <w:r>
              <w:rPr>
                <w:sz w:val="14"/>
              </w:rPr>
              <w:t>production_lines.</w:t>
            </w:r>
          </w:p>
        </w:tc>
      </w:tr>
      <w:tr w:rsidR="00E36CE1">
        <w:trPr>
          <w:jc w:val="center"/>
        </w:trPr>
        <w:tc>
          <w:tcPr>
            <w:tcW w:w="2592" w:type="dxa"/>
          </w:tcPr>
          <w:p w:rsidR="00E36CE1" w:rsidRDefault="00000000">
            <w:pPr>
              <w:spacing w:after="0"/>
            </w:pPr>
            <w:r>
              <w:rPr>
                <w:sz w:val="14"/>
              </w:rPr>
              <w:t>production_lines</w:t>
            </w:r>
          </w:p>
        </w:tc>
        <w:tc>
          <w:tcPr>
            <w:tcW w:w="4320" w:type="dxa"/>
          </w:tcPr>
          <w:p w:rsidR="00E36CE1" w:rsidRDefault="00000000">
            <w:pPr>
              <w:spacing w:after="0"/>
            </w:pPr>
            <w:r>
              <w:rPr>
                <w:sz w:val="14"/>
              </w:rPr>
              <w:t>Logical or physical production lines.</w:t>
            </w:r>
          </w:p>
        </w:tc>
        <w:tc>
          <w:tcPr>
            <w:tcW w:w="3600" w:type="dxa"/>
          </w:tcPr>
          <w:p w:rsidR="00E36CE1" w:rsidRDefault="00000000">
            <w:pPr>
              <w:spacing w:after="0"/>
            </w:pPr>
            <w:r>
              <w:rPr>
                <w:sz w:val="14"/>
              </w:rPr>
              <w:t>machines, measurements.</w:t>
            </w:r>
          </w:p>
        </w:tc>
      </w:tr>
      <w:tr w:rsidR="00E36CE1">
        <w:trPr>
          <w:jc w:val="center"/>
        </w:trPr>
        <w:tc>
          <w:tcPr>
            <w:tcW w:w="2592" w:type="dxa"/>
          </w:tcPr>
          <w:p w:rsidR="00E36CE1" w:rsidRDefault="00000000">
            <w:pPr>
              <w:spacing w:after="0"/>
            </w:pPr>
            <w:r>
              <w:rPr>
                <w:sz w:val="14"/>
              </w:rPr>
              <w:t>machines</w:t>
            </w:r>
          </w:p>
        </w:tc>
        <w:tc>
          <w:tcPr>
            <w:tcW w:w="4320" w:type="dxa"/>
          </w:tcPr>
          <w:p w:rsidR="00E36CE1" w:rsidRDefault="00000000">
            <w:pPr>
              <w:spacing w:after="0"/>
            </w:pPr>
            <w:r>
              <w:rPr>
                <w:sz w:val="14"/>
              </w:rPr>
              <w:t>Production assets.</w:t>
            </w:r>
          </w:p>
        </w:tc>
        <w:tc>
          <w:tcPr>
            <w:tcW w:w="3600" w:type="dxa"/>
          </w:tcPr>
          <w:p w:rsidR="00E36CE1" w:rsidRDefault="00000000">
            <w:pPr>
              <w:spacing w:after="0"/>
            </w:pPr>
            <w:r>
              <w:rPr>
                <w:sz w:val="14"/>
              </w:rPr>
              <w:t>production_lines, energy_measurements, downtime_records, tickets.</w:t>
            </w:r>
          </w:p>
        </w:tc>
      </w:tr>
      <w:tr w:rsidR="00E36CE1">
        <w:trPr>
          <w:jc w:val="center"/>
        </w:trPr>
        <w:tc>
          <w:tcPr>
            <w:tcW w:w="2592" w:type="dxa"/>
          </w:tcPr>
          <w:p w:rsidR="00E36CE1" w:rsidRDefault="00000000">
            <w:pPr>
              <w:spacing w:after="0"/>
            </w:pPr>
            <w:r>
              <w:rPr>
                <w:sz w:val="14"/>
              </w:rPr>
              <w:t>products</w:t>
            </w:r>
          </w:p>
        </w:tc>
        <w:tc>
          <w:tcPr>
            <w:tcW w:w="4320" w:type="dxa"/>
          </w:tcPr>
          <w:p w:rsidR="00E36CE1" w:rsidRDefault="00000000">
            <w:pPr>
              <w:spacing w:after="0"/>
            </w:pPr>
            <w:r>
              <w:rPr>
                <w:sz w:val="14"/>
              </w:rPr>
              <w:t>Products or product families.</w:t>
            </w:r>
          </w:p>
        </w:tc>
        <w:tc>
          <w:tcPr>
            <w:tcW w:w="3600" w:type="dxa"/>
          </w:tcPr>
          <w:p w:rsidR="00E36CE1" w:rsidRDefault="00000000">
            <w:pPr>
              <w:spacing w:after="0"/>
            </w:pPr>
            <w:r>
              <w:rPr>
                <w:sz w:val="14"/>
              </w:rPr>
              <w:t>production_records, scrap_records.</w:t>
            </w:r>
          </w:p>
        </w:tc>
      </w:tr>
      <w:tr w:rsidR="00E36CE1">
        <w:trPr>
          <w:jc w:val="center"/>
        </w:trPr>
        <w:tc>
          <w:tcPr>
            <w:tcW w:w="2592" w:type="dxa"/>
          </w:tcPr>
          <w:p w:rsidR="00E36CE1" w:rsidRDefault="00000000">
            <w:pPr>
              <w:spacing w:after="0"/>
            </w:pPr>
            <w:r>
              <w:rPr>
                <w:sz w:val="14"/>
              </w:rPr>
              <w:t>shifts</w:t>
            </w:r>
          </w:p>
        </w:tc>
        <w:tc>
          <w:tcPr>
            <w:tcW w:w="4320" w:type="dxa"/>
          </w:tcPr>
          <w:p w:rsidR="00E36CE1" w:rsidRDefault="00000000">
            <w:pPr>
              <w:spacing w:after="0"/>
            </w:pPr>
            <w:r>
              <w:rPr>
                <w:sz w:val="14"/>
              </w:rPr>
              <w:t>Shift definitions and planned minutes.</w:t>
            </w:r>
          </w:p>
        </w:tc>
        <w:tc>
          <w:tcPr>
            <w:tcW w:w="3600" w:type="dxa"/>
          </w:tcPr>
          <w:p w:rsidR="00E36CE1" w:rsidRDefault="00000000">
            <w:pPr>
              <w:spacing w:after="0"/>
            </w:pPr>
            <w:r>
              <w:rPr>
                <w:sz w:val="14"/>
              </w:rPr>
              <w:t>measurements and KPI filtering.</w:t>
            </w:r>
          </w:p>
        </w:tc>
      </w:tr>
      <w:tr w:rsidR="00E36CE1">
        <w:trPr>
          <w:jc w:val="center"/>
        </w:trPr>
        <w:tc>
          <w:tcPr>
            <w:tcW w:w="2592" w:type="dxa"/>
          </w:tcPr>
          <w:p w:rsidR="00E36CE1" w:rsidRDefault="00000000">
            <w:pPr>
              <w:spacing w:after="0"/>
            </w:pPr>
            <w:r>
              <w:rPr>
                <w:sz w:val="14"/>
              </w:rPr>
              <w:t>import_jobs</w:t>
            </w:r>
          </w:p>
        </w:tc>
        <w:tc>
          <w:tcPr>
            <w:tcW w:w="4320" w:type="dxa"/>
          </w:tcPr>
          <w:p w:rsidR="00E36CE1" w:rsidRDefault="00000000">
            <w:pPr>
              <w:spacing w:after="0"/>
            </w:pPr>
            <w:r>
              <w:rPr>
                <w:sz w:val="14"/>
              </w:rPr>
              <w:t>Uploaded CSV file processing sessions.</w:t>
            </w:r>
          </w:p>
        </w:tc>
        <w:tc>
          <w:tcPr>
            <w:tcW w:w="3600" w:type="dxa"/>
          </w:tcPr>
          <w:p w:rsidR="00E36CE1" w:rsidRDefault="00000000">
            <w:pPr>
              <w:spacing w:after="0"/>
            </w:pPr>
            <w:del w:id="58" w:author="OQ-006 (Mohamed – Option A)" w:date="2026-07-05T00:00:00Z">
              <w:r>
                <w:rPr>
                  <w:sz w:val="14"/>
                </w:rPr>
                <w:delText>import_errors, measurement records.</w:delText>
              </w:r>
            </w:del>
            <w:ins w:id="59" w:author="OQ-006 (Mohamed – Option A)" w:date="2026-07-05T00:00:00Z">
              <w:r>
                <w:rPr>
                  <w:sz w:val="14"/>
                </w:rPr>
                <w:t>import_errors, measurement records, self-reference corrects_import_job_id for correction lineage (Section 16.6).</w:t>
              </w:r>
            </w:ins>
          </w:p>
        </w:tc>
      </w:tr>
      <w:tr w:rsidR="00E36CE1">
        <w:trPr>
          <w:jc w:val="center"/>
        </w:trPr>
        <w:tc>
          <w:tcPr>
            <w:tcW w:w="2592" w:type="dxa"/>
          </w:tcPr>
          <w:p w:rsidR="00E36CE1" w:rsidRDefault="00000000">
            <w:pPr>
              <w:spacing w:after="0"/>
            </w:pPr>
            <w:r>
              <w:rPr>
                <w:sz w:val="14"/>
              </w:rPr>
              <w:t>production_records</w:t>
            </w:r>
          </w:p>
        </w:tc>
        <w:tc>
          <w:tcPr>
            <w:tcW w:w="4320" w:type="dxa"/>
          </w:tcPr>
          <w:p w:rsidR="00E36CE1" w:rsidRDefault="00000000">
            <w:pPr>
              <w:spacing w:after="0"/>
            </w:pPr>
            <w:r>
              <w:rPr>
                <w:sz w:val="14"/>
              </w:rPr>
              <w:t>Units produced by period, machine, line, product and shift.</w:t>
            </w:r>
          </w:p>
        </w:tc>
        <w:tc>
          <w:tcPr>
            <w:tcW w:w="3600" w:type="dxa"/>
          </w:tcPr>
          <w:p w:rsidR="00E36CE1" w:rsidRDefault="00000000">
            <w:pPr>
              <w:spacing w:after="0"/>
            </w:pPr>
            <w:r>
              <w:rPr>
                <w:sz w:val="14"/>
              </w:rPr>
              <w:t>machines, products, shifts.</w:t>
            </w:r>
          </w:p>
        </w:tc>
      </w:tr>
      <w:tr w:rsidR="00E36CE1">
        <w:trPr>
          <w:jc w:val="center"/>
        </w:trPr>
        <w:tc>
          <w:tcPr>
            <w:tcW w:w="2592" w:type="dxa"/>
          </w:tcPr>
          <w:p w:rsidR="00E36CE1" w:rsidRDefault="00000000">
            <w:pPr>
              <w:spacing w:after="0"/>
            </w:pPr>
            <w:r>
              <w:rPr>
                <w:sz w:val="14"/>
              </w:rPr>
              <w:t>energy_measurements</w:t>
            </w:r>
          </w:p>
        </w:tc>
        <w:tc>
          <w:tcPr>
            <w:tcW w:w="4320" w:type="dxa"/>
          </w:tcPr>
          <w:p w:rsidR="00E36CE1" w:rsidRDefault="00000000">
            <w:pPr>
              <w:spacing w:after="0"/>
            </w:pPr>
            <w:r>
              <w:rPr>
                <w:sz w:val="14"/>
              </w:rPr>
              <w:t>Energy consumption values by period.</w:t>
            </w:r>
          </w:p>
        </w:tc>
        <w:tc>
          <w:tcPr>
            <w:tcW w:w="3600" w:type="dxa"/>
          </w:tcPr>
          <w:p w:rsidR="00E36CE1" w:rsidRDefault="00000000">
            <w:pPr>
              <w:spacing w:after="0"/>
            </w:pPr>
            <w:r>
              <w:rPr>
                <w:sz w:val="14"/>
              </w:rPr>
              <w:t>machines or production_lines.</w:t>
            </w:r>
          </w:p>
        </w:tc>
      </w:tr>
      <w:tr w:rsidR="00E36CE1">
        <w:trPr>
          <w:jc w:val="center"/>
        </w:trPr>
        <w:tc>
          <w:tcPr>
            <w:tcW w:w="2592" w:type="dxa"/>
          </w:tcPr>
          <w:p w:rsidR="00E36CE1" w:rsidRDefault="00000000">
            <w:pPr>
              <w:spacing w:after="0"/>
            </w:pPr>
            <w:r>
              <w:rPr>
                <w:sz w:val="14"/>
              </w:rPr>
              <w:t>scrap_records</w:t>
            </w:r>
          </w:p>
        </w:tc>
        <w:tc>
          <w:tcPr>
            <w:tcW w:w="4320" w:type="dxa"/>
          </w:tcPr>
          <w:p w:rsidR="00E36CE1" w:rsidRDefault="00000000">
            <w:pPr>
              <w:spacing w:after="0"/>
            </w:pPr>
            <w:r>
              <w:rPr>
                <w:sz w:val="14"/>
              </w:rPr>
              <w:t>Rejected units or defect count.</w:t>
            </w:r>
          </w:p>
        </w:tc>
        <w:tc>
          <w:tcPr>
            <w:tcW w:w="3600" w:type="dxa"/>
          </w:tcPr>
          <w:p w:rsidR="00E36CE1" w:rsidRDefault="00000000">
            <w:pPr>
              <w:spacing w:after="0"/>
            </w:pPr>
            <w:r>
              <w:rPr>
                <w:sz w:val="14"/>
              </w:rPr>
              <w:t>machines, products, categories.</w:t>
            </w:r>
          </w:p>
        </w:tc>
      </w:tr>
      <w:tr w:rsidR="00E36CE1">
        <w:trPr>
          <w:jc w:val="center"/>
        </w:trPr>
        <w:tc>
          <w:tcPr>
            <w:tcW w:w="2592" w:type="dxa"/>
          </w:tcPr>
          <w:p w:rsidR="00E36CE1" w:rsidRDefault="00000000">
            <w:pPr>
              <w:spacing w:after="0"/>
            </w:pPr>
            <w:r>
              <w:rPr>
                <w:sz w:val="14"/>
              </w:rPr>
              <w:t>downtime_records</w:t>
            </w:r>
          </w:p>
        </w:tc>
        <w:tc>
          <w:tcPr>
            <w:tcW w:w="4320" w:type="dxa"/>
          </w:tcPr>
          <w:p w:rsidR="00E36CE1" w:rsidRDefault="00000000">
            <w:pPr>
              <w:spacing w:after="0"/>
            </w:pPr>
            <w:r>
              <w:rPr>
                <w:sz w:val="14"/>
              </w:rPr>
              <w:t>Downtime minutes and reason.</w:t>
            </w:r>
          </w:p>
        </w:tc>
        <w:tc>
          <w:tcPr>
            <w:tcW w:w="3600" w:type="dxa"/>
          </w:tcPr>
          <w:p w:rsidR="00E36CE1" w:rsidRDefault="00000000">
            <w:pPr>
              <w:spacing w:after="0"/>
            </w:pPr>
            <w:r>
              <w:rPr>
                <w:sz w:val="14"/>
              </w:rPr>
              <w:t>machines, downtime_reasons.</w:t>
            </w:r>
          </w:p>
        </w:tc>
      </w:tr>
      <w:tr w:rsidR="00E36CE1">
        <w:trPr>
          <w:jc w:val="center"/>
        </w:trPr>
        <w:tc>
          <w:tcPr>
            <w:tcW w:w="2592" w:type="dxa"/>
          </w:tcPr>
          <w:p w:rsidR="00E36CE1" w:rsidRDefault="00000000">
            <w:pPr>
              <w:spacing w:after="0"/>
            </w:pPr>
            <w:r>
              <w:rPr>
                <w:sz w:val="14"/>
              </w:rPr>
              <w:t>anomalies</w:t>
            </w:r>
          </w:p>
        </w:tc>
        <w:tc>
          <w:tcPr>
            <w:tcW w:w="4320" w:type="dxa"/>
          </w:tcPr>
          <w:p w:rsidR="00E36CE1" w:rsidRDefault="00000000">
            <w:pPr>
              <w:spacing w:after="0"/>
            </w:pPr>
            <w:r>
              <w:rPr>
                <w:sz w:val="14"/>
              </w:rPr>
              <w:t>Detected abnormal events.</w:t>
            </w:r>
          </w:p>
        </w:tc>
        <w:tc>
          <w:tcPr>
            <w:tcW w:w="3600" w:type="dxa"/>
          </w:tcPr>
          <w:p w:rsidR="00E36CE1" w:rsidRDefault="00000000">
            <w:pPr>
              <w:spacing w:after="0"/>
            </w:pPr>
            <w:r>
              <w:rPr>
                <w:sz w:val="14"/>
              </w:rPr>
              <w:t>measurements, machine, ticket.</w:t>
            </w:r>
          </w:p>
        </w:tc>
      </w:tr>
      <w:tr w:rsidR="00E36CE1">
        <w:trPr>
          <w:jc w:val="center"/>
        </w:trPr>
        <w:tc>
          <w:tcPr>
            <w:tcW w:w="2592" w:type="dxa"/>
          </w:tcPr>
          <w:p w:rsidR="00E36CE1" w:rsidRDefault="00000000">
            <w:pPr>
              <w:spacing w:after="0"/>
            </w:pPr>
            <w:r>
              <w:rPr>
                <w:sz w:val="14"/>
              </w:rPr>
              <w:t>recommendations</w:t>
            </w:r>
          </w:p>
        </w:tc>
        <w:tc>
          <w:tcPr>
            <w:tcW w:w="4320" w:type="dxa"/>
          </w:tcPr>
          <w:p w:rsidR="00E36CE1" w:rsidRDefault="00000000">
            <w:pPr>
              <w:spacing w:after="0"/>
            </w:pPr>
            <w:r>
              <w:rPr>
                <w:sz w:val="14"/>
              </w:rPr>
              <w:t>Generated explanation and suggested actions.</w:t>
            </w:r>
          </w:p>
        </w:tc>
        <w:tc>
          <w:tcPr>
            <w:tcW w:w="3600" w:type="dxa"/>
          </w:tcPr>
          <w:p w:rsidR="00E36CE1" w:rsidRDefault="00000000">
            <w:pPr>
              <w:spacing w:after="0"/>
            </w:pPr>
            <w:r>
              <w:rPr>
                <w:sz w:val="14"/>
              </w:rPr>
              <w:t>anomalies.</w:t>
            </w:r>
          </w:p>
        </w:tc>
      </w:tr>
      <w:tr w:rsidR="00E36CE1">
        <w:trPr>
          <w:jc w:val="center"/>
        </w:trPr>
        <w:tc>
          <w:tcPr>
            <w:tcW w:w="2592" w:type="dxa"/>
          </w:tcPr>
          <w:p w:rsidR="00E36CE1" w:rsidRDefault="00000000">
            <w:pPr>
              <w:spacing w:after="0"/>
            </w:pPr>
            <w:r>
              <w:rPr>
                <w:sz w:val="14"/>
              </w:rPr>
              <w:t>maintenance_tickets</w:t>
            </w:r>
          </w:p>
        </w:tc>
        <w:tc>
          <w:tcPr>
            <w:tcW w:w="4320" w:type="dxa"/>
          </w:tcPr>
          <w:p w:rsidR="00E36CE1" w:rsidRDefault="00000000">
            <w:pPr>
              <w:spacing w:after="0"/>
            </w:pPr>
            <w:del w:id="60" w:author="OQ-012 (Mohamed – Option B)" w:date="2026-07-05T00:00:00Z">
              <w:r>
                <w:rPr>
                  <w:sz w:val="14"/>
                </w:rPr>
                <w:delText>Manual or anomaly-created maintenance work items.</w:delText>
              </w:r>
            </w:del>
            <w:ins w:id="61" w:author="OQ-012 (Mohamed – Option B)" w:date="2026-07-05T00:00:00Z">
              <w:r>
                <w:rPr>
                  <w:sz w:val="14"/>
                </w:rPr>
                <w:t>Manual or anomaly-created maintenance work items, with an optional due_date (Section 22.2).</w:t>
              </w:r>
            </w:ins>
          </w:p>
        </w:tc>
        <w:tc>
          <w:tcPr>
            <w:tcW w:w="3600" w:type="dxa"/>
          </w:tcPr>
          <w:p w:rsidR="00E36CE1" w:rsidRDefault="00000000">
            <w:pPr>
              <w:spacing w:after="0"/>
            </w:pPr>
            <w:r>
              <w:rPr>
                <w:sz w:val="14"/>
              </w:rPr>
              <w:t>machines, anomalies, users.</w:t>
            </w:r>
          </w:p>
        </w:tc>
      </w:tr>
      <w:tr w:rsidR="00E36CE1">
        <w:trPr>
          <w:jc w:val="center"/>
        </w:trPr>
        <w:tc>
          <w:tcPr>
            <w:tcW w:w="2592" w:type="dxa"/>
          </w:tcPr>
          <w:p w:rsidR="00E36CE1" w:rsidRDefault="00000000">
            <w:pPr>
              <w:spacing w:after="0"/>
            </w:pPr>
            <w:r>
              <w:rPr>
                <w:sz w:val="14"/>
              </w:rPr>
              <w:t>audit_events</w:t>
            </w:r>
          </w:p>
        </w:tc>
        <w:tc>
          <w:tcPr>
            <w:tcW w:w="4320" w:type="dxa"/>
          </w:tcPr>
          <w:p w:rsidR="00E36CE1" w:rsidRDefault="00000000">
            <w:pPr>
              <w:spacing w:after="0"/>
            </w:pPr>
            <w:r>
              <w:rPr>
                <w:sz w:val="14"/>
              </w:rPr>
              <w:t>Security and business traceability events.</w:t>
            </w:r>
          </w:p>
        </w:tc>
        <w:tc>
          <w:tcPr>
            <w:tcW w:w="3600" w:type="dxa"/>
          </w:tcPr>
          <w:p w:rsidR="00E36CE1" w:rsidRDefault="00000000">
            <w:pPr>
              <w:spacing w:after="0"/>
            </w:pPr>
            <w:r>
              <w:rPr>
                <w:sz w:val="14"/>
              </w:rPr>
              <w:t>users.</w:t>
            </w:r>
          </w:p>
        </w:tc>
      </w:tr>
      <w:tr w:rsidR="00E36CE1">
        <w:trPr>
          <w:jc w:val="center"/>
        </w:trPr>
        <w:tc>
          <w:tcPr>
            <w:tcW w:w="2592" w:type="dxa"/>
          </w:tcPr>
          <w:p w:rsidR="00E36CE1" w:rsidRDefault="00000000">
            <w:pPr>
              <w:spacing w:after="0"/>
            </w:pPr>
            <w:r>
              <w:rPr>
                <w:sz w:val="14"/>
              </w:rPr>
              <w:t>report_runs</w:t>
            </w:r>
          </w:p>
        </w:tc>
        <w:tc>
          <w:tcPr>
            <w:tcW w:w="4320" w:type="dxa"/>
          </w:tcPr>
          <w:p w:rsidR="00E36CE1" w:rsidRDefault="00000000">
            <w:pPr>
              <w:spacing w:after="0"/>
            </w:pPr>
            <w:r>
              <w:rPr>
                <w:sz w:val="14"/>
              </w:rPr>
              <w:t>Generated reports metadata.</w:t>
            </w:r>
          </w:p>
        </w:tc>
        <w:tc>
          <w:tcPr>
            <w:tcW w:w="3600" w:type="dxa"/>
          </w:tcPr>
          <w:p w:rsidR="00E36CE1" w:rsidRDefault="00000000">
            <w:pPr>
              <w:spacing w:after="0"/>
            </w:pPr>
            <w:r>
              <w:rPr>
                <w:sz w:val="14"/>
              </w:rPr>
              <w:t>users and filter criteria.</w:t>
            </w:r>
          </w:p>
        </w:tc>
      </w:tr>
      <w:tr w:rsidR="00E36CE1">
        <w:trPr>
          <w:jc w:val="center"/>
          <w:ins w:id="62" w:author="OQ-003 (Mohamed – Option A)" w:date="2026-07-05T00:00:00Z"/>
        </w:trPr>
        <w:tc>
          <w:tcPr>
            <w:tcW w:w="3600" w:type="dxa"/>
          </w:tcPr>
          <w:p w:rsidR="00E36CE1" w:rsidRDefault="00000000">
            <w:pPr>
              <w:spacing w:after="0"/>
            </w:pPr>
            <w:ins w:id="63" w:author="OQ-003 (Mohamed – Option A)" w:date="2026-07-05T00:00:00Z">
              <w:r>
                <w:rPr>
                  <w:sz w:val="14"/>
                </w:rPr>
                <w:t>system_settings</w:t>
              </w:r>
            </w:ins>
          </w:p>
        </w:tc>
        <w:tc>
          <w:tcPr>
            <w:tcW w:w="3600" w:type="dxa"/>
          </w:tcPr>
          <w:p w:rsidR="00E36CE1" w:rsidRDefault="00000000">
            <w:pPr>
              <w:spacing w:after="0"/>
            </w:pPr>
            <w:ins w:id="64" w:author="OQ-003 (Mohamed – Option A)" w:date="2026-07-05T00:00:00Z">
              <w:r>
                <w:rPr>
                  <w:sz w:val="14"/>
                </w:rPr>
                <w:t>Global admin configuration values, e.g. energy_threshold_delegation_enabled (Section 8.2).</w:t>
              </w:r>
            </w:ins>
          </w:p>
        </w:tc>
        <w:tc>
          <w:tcPr>
            <w:tcW w:w="3600" w:type="dxa"/>
          </w:tcPr>
          <w:p w:rsidR="00E36CE1" w:rsidRDefault="00000000">
            <w:pPr>
              <w:spacing w:after="0"/>
            </w:pPr>
            <w:ins w:id="65" w:author="OQ-003 (Mohamed – Option A)" w:date="2026-07-05T00:00:00Z">
              <w:r>
                <w:rPr>
                  <w:sz w:val="14"/>
                </w:rPr>
                <w:t>updated_by references users.</w:t>
              </w:r>
            </w:ins>
          </w:p>
        </w:tc>
      </w:tr>
    </w:tbl>
    <w:p w:rsidR="00E36CE1" w:rsidRDefault="00E36CE1"/>
    <w:p w:rsidR="00E36CE1" w:rsidRDefault="00000000">
      <w:r>
        <w:br w:type="page"/>
      </w:r>
    </w:p>
    <w:p w:rsidR="00E36CE1" w:rsidRDefault="00000000">
      <w:pPr>
        <w:pStyle w:val="Heading1"/>
      </w:pPr>
      <w:r>
        <w:rPr>
          <w:color w:val="1F4E79"/>
        </w:rPr>
        <w:t>15. Domain Data Model</w:t>
      </w:r>
    </w:p>
    <w:p w:rsidR="00E36CE1" w:rsidRDefault="00000000">
      <w:r>
        <w:t>The domain model shall represent a simple factory structure. Every measurement must be traceable to a time interval and either a machine or line. The model shall not assume one specific industry, because Vorarlberg has more than one kind of factory and, inconveniently, reality does not normalize itself for our schema.</w:t>
      </w:r>
    </w:p>
    <w:p w:rsidR="00E36CE1" w:rsidRDefault="00000000">
      <w:pPr>
        <w:pStyle w:val="Heading2"/>
      </w:pPr>
      <w:r>
        <w:t>15.1 Machine Entity</w:t>
      </w:r>
    </w:p>
    <w:tbl>
      <w:tblPr>
        <w:tblStyle w:val="TableGrid"/>
        <w:tblW w:w="0" w:type="auto"/>
        <w:jc w:val="center"/>
        <w:tblLook w:val="04A0" w:firstRow="1" w:lastRow="0" w:firstColumn="1" w:lastColumn="0" w:noHBand="0" w:noVBand="1"/>
      </w:tblPr>
      <w:tblGrid>
        <w:gridCol w:w="2075"/>
        <w:gridCol w:w="1642"/>
        <w:gridCol w:w="986"/>
        <w:gridCol w:w="5296"/>
      </w:tblGrid>
      <w:tr w:rsidR="00E36CE1">
        <w:trPr>
          <w:tblHeader/>
          <w:jc w:val="center"/>
        </w:trPr>
        <w:tc>
          <w:tcPr>
            <w:tcW w:w="2160" w:type="dxa"/>
            <w:shd w:val="clear" w:color="auto" w:fill="D9EAF7"/>
          </w:tcPr>
          <w:p w:rsidR="00E36CE1" w:rsidRDefault="00000000">
            <w:pPr>
              <w:spacing w:after="0"/>
            </w:pPr>
            <w:r>
              <w:rPr>
                <w:b/>
                <w:sz w:val="14"/>
              </w:rPr>
              <w:t>Field</w:t>
            </w:r>
          </w:p>
        </w:tc>
        <w:tc>
          <w:tcPr>
            <w:tcW w:w="1728" w:type="dxa"/>
            <w:shd w:val="clear" w:color="auto" w:fill="D9EAF7"/>
          </w:tcPr>
          <w:p w:rsidR="00E36CE1" w:rsidRDefault="00000000">
            <w:pPr>
              <w:spacing w:after="0"/>
            </w:pPr>
            <w:r>
              <w:rPr>
                <w:b/>
                <w:sz w:val="14"/>
              </w:rPr>
              <w:t>Type</w:t>
            </w:r>
          </w:p>
        </w:tc>
        <w:tc>
          <w:tcPr>
            <w:tcW w:w="1008" w:type="dxa"/>
            <w:shd w:val="clear" w:color="auto" w:fill="D9EAF7"/>
          </w:tcPr>
          <w:p w:rsidR="00E36CE1" w:rsidRDefault="00000000">
            <w:pPr>
              <w:spacing w:after="0"/>
            </w:pPr>
            <w:r>
              <w:rPr>
                <w:b/>
                <w:sz w:val="14"/>
              </w:rPr>
              <w:t>Required</w:t>
            </w:r>
          </w:p>
        </w:tc>
        <w:tc>
          <w:tcPr>
            <w:tcW w:w="5760" w:type="dxa"/>
            <w:shd w:val="clear" w:color="auto" w:fill="D9EAF7"/>
          </w:tcPr>
          <w:p w:rsidR="00E36CE1" w:rsidRDefault="00000000">
            <w:pPr>
              <w:spacing w:after="0"/>
            </w:pPr>
            <w:r>
              <w:rPr>
                <w:b/>
                <w:sz w:val="14"/>
              </w:rPr>
              <w:t>Validation / meaning</w:t>
            </w:r>
          </w:p>
        </w:tc>
      </w:tr>
      <w:tr w:rsidR="00E36CE1">
        <w:trPr>
          <w:jc w:val="center"/>
        </w:trPr>
        <w:tc>
          <w:tcPr>
            <w:tcW w:w="2160" w:type="dxa"/>
          </w:tcPr>
          <w:p w:rsidR="00E36CE1" w:rsidRDefault="00000000">
            <w:pPr>
              <w:spacing w:after="0"/>
            </w:pPr>
            <w:r>
              <w:rPr>
                <w:sz w:val="14"/>
              </w:rPr>
              <w:t>id</w:t>
            </w:r>
          </w:p>
        </w:tc>
        <w:tc>
          <w:tcPr>
            <w:tcW w:w="1728" w:type="dxa"/>
          </w:tcPr>
          <w:p w:rsidR="00E36CE1" w:rsidRDefault="00000000">
            <w:pPr>
              <w:spacing w:after="0"/>
            </w:pPr>
            <w:r>
              <w:rPr>
                <w:sz w:val="14"/>
              </w:rPr>
              <w:t>UUID</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Primary key generated by backend.</w:t>
            </w:r>
          </w:p>
        </w:tc>
      </w:tr>
      <w:tr w:rsidR="00E36CE1">
        <w:trPr>
          <w:jc w:val="center"/>
        </w:trPr>
        <w:tc>
          <w:tcPr>
            <w:tcW w:w="2160" w:type="dxa"/>
          </w:tcPr>
          <w:p w:rsidR="00E36CE1" w:rsidRDefault="00000000">
            <w:pPr>
              <w:spacing w:after="0"/>
            </w:pPr>
            <w:r>
              <w:rPr>
                <w:sz w:val="14"/>
              </w:rPr>
              <w:t>code</w:t>
            </w:r>
          </w:p>
        </w:tc>
        <w:tc>
          <w:tcPr>
            <w:tcW w:w="1728" w:type="dxa"/>
          </w:tcPr>
          <w:p w:rsidR="00E36CE1" w:rsidRDefault="00000000">
            <w:pPr>
              <w:spacing w:after="0"/>
            </w:pPr>
            <w:r>
              <w:rPr>
                <w:sz w:val="14"/>
              </w:rPr>
              <w:t>String(40)</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Unique per factory. Example M-04.</w:t>
            </w:r>
          </w:p>
        </w:tc>
      </w:tr>
      <w:tr w:rsidR="00E36CE1">
        <w:trPr>
          <w:jc w:val="center"/>
        </w:trPr>
        <w:tc>
          <w:tcPr>
            <w:tcW w:w="2160" w:type="dxa"/>
          </w:tcPr>
          <w:p w:rsidR="00E36CE1" w:rsidRDefault="00000000">
            <w:pPr>
              <w:spacing w:after="0"/>
            </w:pPr>
            <w:r>
              <w:rPr>
                <w:sz w:val="14"/>
              </w:rPr>
              <w:t>name</w:t>
            </w:r>
          </w:p>
        </w:tc>
        <w:tc>
          <w:tcPr>
            <w:tcW w:w="1728" w:type="dxa"/>
          </w:tcPr>
          <w:p w:rsidR="00E36CE1" w:rsidRDefault="00000000">
            <w:pPr>
              <w:spacing w:after="0"/>
            </w:pPr>
            <w:r>
              <w:rPr>
                <w:sz w:val="14"/>
              </w:rPr>
              <w:t>String(120)</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Human-readable machine name.</w:t>
            </w:r>
          </w:p>
        </w:tc>
      </w:tr>
      <w:tr w:rsidR="00E36CE1">
        <w:trPr>
          <w:jc w:val="center"/>
        </w:trPr>
        <w:tc>
          <w:tcPr>
            <w:tcW w:w="2160" w:type="dxa"/>
          </w:tcPr>
          <w:p w:rsidR="00E36CE1" w:rsidRDefault="00000000">
            <w:pPr>
              <w:spacing w:after="0"/>
            </w:pPr>
            <w:r>
              <w:rPr>
                <w:sz w:val="14"/>
              </w:rPr>
              <w:t>production_line_id</w:t>
            </w:r>
          </w:p>
        </w:tc>
        <w:tc>
          <w:tcPr>
            <w:tcW w:w="1728" w:type="dxa"/>
          </w:tcPr>
          <w:p w:rsidR="00E36CE1" w:rsidRDefault="00000000">
            <w:pPr>
              <w:spacing w:after="0"/>
            </w:pPr>
            <w:r>
              <w:rPr>
                <w:sz w:val="14"/>
              </w:rPr>
              <w:t>UUID</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Foreign key to production_lines.</w:t>
            </w:r>
          </w:p>
        </w:tc>
      </w:tr>
      <w:tr w:rsidR="00E36CE1">
        <w:trPr>
          <w:jc w:val="center"/>
        </w:trPr>
        <w:tc>
          <w:tcPr>
            <w:tcW w:w="2160" w:type="dxa"/>
          </w:tcPr>
          <w:p w:rsidR="00E36CE1" w:rsidRDefault="00000000">
            <w:pPr>
              <w:spacing w:after="0"/>
            </w:pPr>
            <w:r>
              <w:rPr>
                <w:sz w:val="14"/>
              </w:rPr>
              <w:t>machine_type</w:t>
            </w:r>
          </w:p>
        </w:tc>
        <w:tc>
          <w:tcPr>
            <w:tcW w:w="1728" w:type="dxa"/>
          </w:tcPr>
          <w:p w:rsidR="00E36CE1" w:rsidRDefault="00000000">
            <w:pPr>
              <w:spacing w:after="0"/>
            </w:pPr>
            <w:r>
              <w:rPr>
                <w:sz w:val="14"/>
              </w:rPr>
              <w:t>String(80)</w:t>
            </w:r>
          </w:p>
        </w:tc>
        <w:tc>
          <w:tcPr>
            <w:tcW w:w="1008" w:type="dxa"/>
          </w:tcPr>
          <w:p w:rsidR="00E36CE1" w:rsidRDefault="00000000">
            <w:pPr>
              <w:spacing w:after="0"/>
            </w:pPr>
            <w:r>
              <w:rPr>
                <w:sz w:val="14"/>
              </w:rPr>
              <w:t>no</w:t>
            </w:r>
          </w:p>
        </w:tc>
        <w:tc>
          <w:tcPr>
            <w:tcW w:w="5760" w:type="dxa"/>
          </w:tcPr>
          <w:p w:rsidR="00E36CE1" w:rsidRDefault="00000000">
            <w:pPr>
              <w:spacing w:after="0"/>
            </w:pPr>
            <w:r>
              <w:rPr>
                <w:sz w:val="14"/>
              </w:rPr>
              <w:t>Optional category such as injection_molding, cnc, press, oven.</w:t>
            </w:r>
          </w:p>
        </w:tc>
      </w:tr>
      <w:tr w:rsidR="00E36CE1">
        <w:trPr>
          <w:jc w:val="center"/>
        </w:trPr>
        <w:tc>
          <w:tcPr>
            <w:tcW w:w="2160" w:type="dxa"/>
          </w:tcPr>
          <w:p w:rsidR="00E36CE1" w:rsidRDefault="00000000">
            <w:pPr>
              <w:spacing w:after="0"/>
            </w:pPr>
            <w:r>
              <w:rPr>
                <w:sz w:val="14"/>
              </w:rPr>
              <w:t>status</w:t>
            </w:r>
          </w:p>
        </w:tc>
        <w:tc>
          <w:tcPr>
            <w:tcW w:w="1728" w:type="dxa"/>
          </w:tcPr>
          <w:p w:rsidR="00E36CE1" w:rsidRDefault="00000000">
            <w:pPr>
              <w:spacing w:after="0"/>
            </w:pPr>
            <w:r>
              <w:rPr>
                <w:sz w:val="14"/>
              </w:rPr>
              <w:t>Enum</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ACTIVE, INACTIVE, MAINTENANCE, RETIRED.</w:t>
            </w:r>
          </w:p>
        </w:tc>
      </w:tr>
      <w:tr w:rsidR="00E36CE1">
        <w:trPr>
          <w:jc w:val="center"/>
        </w:trPr>
        <w:tc>
          <w:tcPr>
            <w:tcW w:w="2160" w:type="dxa"/>
          </w:tcPr>
          <w:p w:rsidR="00E36CE1" w:rsidRDefault="00000000">
            <w:pPr>
              <w:spacing w:after="0"/>
            </w:pPr>
            <w:r>
              <w:rPr>
                <w:sz w:val="14"/>
              </w:rPr>
              <w:t>rated_power_kw</w:t>
            </w:r>
          </w:p>
        </w:tc>
        <w:tc>
          <w:tcPr>
            <w:tcW w:w="1728" w:type="dxa"/>
          </w:tcPr>
          <w:p w:rsidR="00E36CE1" w:rsidRDefault="00000000">
            <w:pPr>
              <w:spacing w:after="0"/>
            </w:pPr>
            <w:r>
              <w:rPr>
                <w:sz w:val="14"/>
              </w:rPr>
              <w:t>BigDecimal</w:t>
            </w:r>
          </w:p>
        </w:tc>
        <w:tc>
          <w:tcPr>
            <w:tcW w:w="1008" w:type="dxa"/>
          </w:tcPr>
          <w:p w:rsidR="00E36CE1" w:rsidRDefault="00000000">
            <w:pPr>
              <w:spacing w:after="0"/>
            </w:pPr>
            <w:r>
              <w:rPr>
                <w:sz w:val="14"/>
              </w:rPr>
              <w:t>no</w:t>
            </w:r>
          </w:p>
        </w:tc>
        <w:tc>
          <w:tcPr>
            <w:tcW w:w="5760" w:type="dxa"/>
          </w:tcPr>
          <w:p w:rsidR="00E36CE1" w:rsidRDefault="00000000">
            <w:pPr>
              <w:spacing w:after="0"/>
            </w:pPr>
            <w:r>
              <w:rPr>
                <w:sz w:val="14"/>
              </w:rPr>
              <w:t>Optional reference power rating.</w:t>
            </w:r>
          </w:p>
        </w:tc>
      </w:tr>
      <w:tr w:rsidR="00E36CE1">
        <w:trPr>
          <w:jc w:val="center"/>
        </w:trPr>
        <w:tc>
          <w:tcPr>
            <w:tcW w:w="2160" w:type="dxa"/>
          </w:tcPr>
          <w:p w:rsidR="00E36CE1" w:rsidRDefault="00000000">
            <w:pPr>
              <w:spacing w:after="0"/>
            </w:pPr>
            <w:r>
              <w:rPr>
                <w:sz w:val="14"/>
              </w:rPr>
              <w:t>commissioned_at</w:t>
            </w:r>
          </w:p>
        </w:tc>
        <w:tc>
          <w:tcPr>
            <w:tcW w:w="1728" w:type="dxa"/>
          </w:tcPr>
          <w:p w:rsidR="00E36CE1" w:rsidRDefault="00000000">
            <w:pPr>
              <w:spacing w:after="0"/>
            </w:pPr>
            <w:r>
              <w:rPr>
                <w:sz w:val="14"/>
              </w:rPr>
              <w:t>LocalDate</w:t>
            </w:r>
          </w:p>
        </w:tc>
        <w:tc>
          <w:tcPr>
            <w:tcW w:w="1008" w:type="dxa"/>
          </w:tcPr>
          <w:p w:rsidR="00E36CE1" w:rsidRDefault="00000000">
            <w:pPr>
              <w:spacing w:after="0"/>
            </w:pPr>
            <w:r>
              <w:rPr>
                <w:sz w:val="14"/>
              </w:rPr>
              <w:t>no</w:t>
            </w:r>
          </w:p>
        </w:tc>
        <w:tc>
          <w:tcPr>
            <w:tcW w:w="5760" w:type="dxa"/>
          </w:tcPr>
          <w:p w:rsidR="00E36CE1" w:rsidRDefault="00000000">
            <w:pPr>
              <w:spacing w:after="0"/>
            </w:pPr>
            <w:r>
              <w:rPr>
                <w:sz w:val="14"/>
              </w:rPr>
              <w:t>Optional start date.</w:t>
            </w:r>
          </w:p>
        </w:tc>
      </w:tr>
      <w:tr w:rsidR="00E36CE1">
        <w:trPr>
          <w:jc w:val="center"/>
        </w:trPr>
        <w:tc>
          <w:tcPr>
            <w:tcW w:w="2160" w:type="dxa"/>
          </w:tcPr>
          <w:p w:rsidR="00E36CE1" w:rsidRDefault="00000000">
            <w:pPr>
              <w:spacing w:after="0"/>
            </w:pPr>
            <w:r>
              <w:rPr>
                <w:sz w:val="14"/>
              </w:rPr>
              <w:t>deleted</w:t>
            </w:r>
          </w:p>
        </w:tc>
        <w:tc>
          <w:tcPr>
            <w:tcW w:w="1728" w:type="dxa"/>
          </w:tcPr>
          <w:p w:rsidR="00E36CE1" w:rsidRDefault="00000000">
            <w:pPr>
              <w:spacing w:after="0"/>
            </w:pPr>
            <w:r>
              <w:rPr>
                <w:sz w:val="14"/>
              </w:rPr>
              <w:t>Boolean</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Soft delete flag.</w:t>
            </w:r>
          </w:p>
        </w:tc>
      </w:tr>
    </w:tbl>
    <w:p w:rsidR="00E36CE1" w:rsidRDefault="00E36CE1"/>
    <w:p w:rsidR="00E36CE1" w:rsidRDefault="00000000">
      <w:pPr>
        <w:pStyle w:val="Heading2"/>
      </w:pPr>
      <w:r>
        <w:t>15.2 Production Record Entity</w:t>
      </w:r>
    </w:p>
    <w:tbl>
      <w:tblPr>
        <w:tblStyle w:val="TableGrid"/>
        <w:tblW w:w="0" w:type="auto"/>
        <w:jc w:val="center"/>
        <w:tblLook w:val="04A0" w:firstRow="1" w:lastRow="0" w:firstColumn="1" w:lastColumn="0" w:noHBand="0" w:noVBand="1"/>
      </w:tblPr>
      <w:tblGrid>
        <w:gridCol w:w="2067"/>
        <w:gridCol w:w="1640"/>
        <w:gridCol w:w="988"/>
        <w:gridCol w:w="5304"/>
      </w:tblGrid>
      <w:tr w:rsidR="00E36CE1">
        <w:trPr>
          <w:tblHeader/>
          <w:jc w:val="center"/>
        </w:trPr>
        <w:tc>
          <w:tcPr>
            <w:tcW w:w="2160" w:type="dxa"/>
            <w:shd w:val="clear" w:color="auto" w:fill="D9EAF7"/>
          </w:tcPr>
          <w:p w:rsidR="00E36CE1" w:rsidRDefault="00000000">
            <w:pPr>
              <w:spacing w:after="0"/>
            </w:pPr>
            <w:r>
              <w:rPr>
                <w:b/>
                <w:sz w:val="14"/>
              </w:rPr>
              <w:t>Field</w:t>
            </w:r>
          </w:p>
        </w:tc>
        <w:tc>
          <w:tcPr>
            <w:tcW w:w="1728" w:type="dxa"/>
            <w:shd w:val="clear" w:color="auto" w:fill="D9EAF7"/>
          </w:tcPr>
          <w:p w:rsidR="00E36CE1" w:rsidRDefault="00000000">
            <w:pPr>
              <w:spacing w:after="0"/>
            </w:pPr>
            <w:r>
              <w:rPr>
                <w:b/>
                <w:sz w:val="14"/>
              </w:rPr>
              <w:t>Type</w:t>
            </w:r>
          </w:p>
        </w:tc>
        <w:tc>
          <w:tcPr>
            <w:tcW w:w="1008" w:type="dxa"/>
            <w:shd w:val="clear" w:color="auto" w:fill="D9EAF7"/>
          </w:tcPr>
          <w:p w:rsidR="00E36CE1" w:rsidRDefault="00000000">
            <w:pPr>
              <w:spacing w:after="0"/>
            </w:pPr>
            <w:r>
              <w:rPr>
                <w:b/>
                <w:sz w:val="14"/>
              </w:rPr>
              <w:t>Required</w:t>
            </w:r>
          </w:p>
        </w:tc>
        <w:tc>
          <w:tcPr>
            <w:tcW w:w="5760" w:type="dxa"/>
            <w:shd w:val="clear" w:color="auto" w:fill="D9EAF7"/>
          </w:tcPr>
          <w:p w:rsidR="00E36CE1" w:rsidRDefault="00000000">
            <w:pPr>
              <w:spacing w:after="0"/>
            </w:pPr>
            <w:r>
              <w:rPr>
                <w:b/>
                <w:sz w:val="14"/>
              </w:rPr>
              <w:t>Validation / meaning</w:t>
            </w:r>
          </w:p>
        </w:tc>
      </w:tr>
      <w:tr w:rsidR="00E36CE1">
        <w:trPr>
          <w:jc w:val="center"/>
        </w:trPr>
        <w:tc>
          <w:tcPr>
            <w:tcW w:w="2160" w:type="dxa"/>
          </w:tcPr>
          <w:p w:rsidR="00E36CE1" w:rsidRDefault="00000000">
            <w:pPr>
              <w:spacing w:after="0"/>
            </w:pPr>
            <w:r>
              <w:rPr>
                <w:sz w:val="14"/>
              </w:rPr>
              <w:t>id</w:t>
            </w:r>
          </w:p>
        </w:tc>
        <w:tc>
          <w:tcPr>
            <w:tcW w:w="1728" w:type="dxa"/>
          </w:tcPr>
          <w:p w:rsidR="00E36CE1" w:rsidRDefault="00000000">
            <w:pPr>
              <w:spacing w:after="0"/>
            </w:pPr>
            <w:r>
              <w:rPr>
                <w:sz w:val="14"/>
              </w:rPr>
              <w:t>UUID</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Primary key.</w:t>
            </w:r>
          </w:p>
        </w:tc>
      </w:tr>
      <w:tr w:rsidR="00E36CE1">
        <w:trPr>
          <w:jc w:val="center"/>
        </w:trPr>
        <w:tc>
          <w:tcPr>
            <w:tcW w:w="2160" w:type="dxa"/>
          </w:tcPr>
          <w:p w:rsidR="00E36CE1" w:rsidRDefault="00000000">
            <w:pPr>
              <w:spacing w:after="0"/>
            </w:pPr>
            <w:r>
              <w:rPr>
                <w:sz w:val="14"/>
              </w:rPr>
              <w:t>period_start</w:t>
            </w:r>
          </w:p>
        </w:tc>
        <w:tc>
          <w:tcPr>
            <w:tcW w:w="1728" w:type="dxa"/>
          </w:tcPr>
          <w:p w:rsidR="00E36CE1" w:rsidRDefault="00000000">
            <w:pPr>
              <w:spacing w:after="0"/>
            </w:pPr>
            <w:r>
              <w:rPr>
                <w:sz w:val="14"/>
              </w:rPr>
              <w:t>Instant</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Inclusive UTC start.</w:t>
            </w:r>
          </w:p>
        </w:tc>
      </w:tr>
      <w:tr w:rsidR="00E36CE1">
        <w:trPr>
          <w:jc w:val="center"/>
        </w:trPr>
        <w:tc>
          <w:tcPr>
            <w:tcW w:w="2160" w:type="dxa"/>
          </w:tcPr>
          <w:p w:rsidR="00E36CE1" w:rsidRDefault="00000000">
            <w:pPr>
              <w:spacing w:after="0"/>
            </w:pPr>
            <w:r>
              <w:rPr>
                <w:sz w:val="14"/>
              </w:rPr>
              <w:t>period_end</w:t>
            </w:r>
          </w:p>
        </w:tc>
        <w:tc>
          <w:tcPr>
            <w:tcW w:w="1728" w:type="dxa"/>
          </w:tcPr>
          <w:p w:rsidR="00E36CE1" w:rsidRDefault="00000000">
            <w:pPr>
              <w:spacing w:after="0"/>
            </w:pPr>
            <w:r>
              <w:rPr>
                <w:sz w:val="14"/>
              </w:rPr>
              <w:t>Instant</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Exclusive UTC end; must be after start.</w:t>
            </w:r>
          </w:p>
        </w:tc>
      </w:tr>
      <w:tr w:rsidR="00E36CE1">
        <w:trPr>
          <w:jc w:val="center"/>
        </w:trPr>
        <w:tc>
          <w:tcPr>
            <w:tcW w:w="2160" w:type="dxa"/>
          </w:tcPr>
          <w:p w:rsidR="00E36CE1" w:rsidRDefault="00000000">
            <w:pPr>
              <w:spacing w:after="0"/>
            </w:pPr>
            <w:r>
              <w:rPr>
                <w:sz w:val="14"/>
              </w:rPr>
              <w:t>factory_id</w:t>
            </w:r>
          </w:p>
        </w:tc>
        <w:tc>
          <w:tcPr>
            <w:tcW w:w="1728" w:type="dxa"/>
          </w:tcPr>
          <w:p w:rsidR="00E36CE1" w:rsidRDefault="00000000">
            <w:pPr>
              <w:spacing w:after="0"/>
            </w:pPr>
            <w:r>
              <w:rPr>
                <w:sz w:val="14"/>
              </w:rPr>
              <w:t>UUID</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Factory reference.</w:t>
            </w:r>
          </w:p>
        </w:tc>
      </w:tr>
      <w:tr w:rsidR="00E36CE1">
        <w:trPr>
          <w:jc w:val="center"/>
        </w:trPr>
        <w:tc>
          <w:tcPr>
            <w:tcW w:w="2160" w:type="dxa"/>
          </w:tcPr>
          <w:p w:rsidR="00E36CE1" w:rsidRDefault="00000000">
            <w:pPr>
              <w:spacing w:after="0"/>
            </w:pPr>
            <w:r>
              <w:rPr>
                <w:sz w:val="14"/>
              </w:rPr>
              <w:t>line_id</w:t>
            </w:r>
          </w:p>
        </w:tc>
        <w:tc>
          <w:tcPr>
            <w:tcW w:w="1728" w:type="dxa"/>
          </w:tcPr>
          <w:p w:rsidR="00E36CE1" w:rsidRDefault="00000000">
            <w:pPr>
              <w:spacing w:after="0"/>
            </w:pPr>
            <w:r>
              <w:rPr>
                <w:sz w:val="14"/>
              </w:rPr>
              <w:t>UUID</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Production line reference.</w:t>
            </w:r>
          </w:p>
        </w:tc>
      </w:tr>
      <w:tr w:rsidR="00E36CE1">
        <w:trPr>
          <w:jc w:val="center"/>
        </w:trPr>
        <w:tc>
          <w:tcPr>
            <w:tcW w:w="2160" w:type="dxa"/>
          </w:tcPr>
          <w:p w:rsidR="00E36CE1" w:rsidRDefault="00000000">
            <w:pPr>
              <w:spacing w:after="0"/>
            </w:pPr>
            <w:r>
              <w:rPr>
                <w:sz w:val="14"/>
              </w:rPr>
              <w:t>machine_id</w:t>
            </w:r>
          </w:p>
        </w:tc>
        <w:tc>
          <w:tcPr>
            <w:tcW w:w="1728" w:type="dxa"/>
          </w:tcPr>
          <w:p w:rsidR="00E36CE1" w:rsidRDefault="00000000">
            <w:pPr>
              <w:spacing w:after="0"/>
            </w:pPr>
            <w:r>
              <w:rPr>
                <w:sz w:val="14"/>
              </w:rPr>
              <w:t>UUID</w:t>
            </w:r>
          </w:p>
        </w:tc>
        <w:tc>
          <w:tcPr>
            <w:tcW w:w="1008" w:type="dxa"/>
          </w:tcPr>
          <w:p w:rsidR="00E36CE1" w:rsidRDefault="00000000">
            <w:pPr>
              <w:spacing w:after="0"/>
            </w:pPr>
            <w:r>
              <w:rPr>
                <w:sz w:val="14"/>
              </w:rPr>
              <w:t>no</w:t>
            </w:r>
          </w:p>
        </w:tc>
        <w:tc>
          <w:tcPr>
            <w:tcW w:w="5760" w:type="dxa"/>
          </w:tcPr>
          <w:p w:rsidR="00E36CE1" w:rsidRDefault="00000000">
            <w:pPr>
              <w:spacing w:after="0"/>
            </w:pPr>
            <w:r>
              <w:rPr>
                <w:sz w:val="14"/>
              </w:rPr>
              <w:t>Optional machine reference if machine-level data exists.</w:t>
            </w:r>
          </w:p>
        </w:tc>
      </w:tr>
      <w:tr w:rsidR="00E36CE1">
        <w:trPr>
          <w:jc w:val="center"/>
        </w:trPr>
        <w:tc>
          <w:tcPr>
            <w:tcW w:w="2160" w:type="dxa"/>
          </w:tcPr>
          <w:p w:rsidR="00E36CE1" w:rsidRDefault="00000000">
            <w:pPr>
              <w:spacing w:after="0"/>
            </w:pPr>
            <w:r>
              <w:rPr>
                <w:sz w:val="14"/>
              </w:rPr>
              <w:t>product_id</w:t>
            </w:r>
          </w:p>
        </w:tc>
        <w:tc>
          <w:tcPr>
            <w:tcW w:w="1728" w:type="dxa"/>
          </w:tcPr>
          <w:p w:rsidR="00E36CE1" w:rsidRDefault="00000000">
            <w:pPr>
              <w:spacing w:after="0"/>
            </w:pPr>
            <w:r>
              <w:rPr>
                <w:sz w:val="14"/>
              </w:rPr>
              <w:t>UUID</w:t>
            </w:r>
          </w:p>
        </w:tc>
        <w:tc>
          <w:tcPr>
            <w:tcW w:w="1008" w:type="dxa"/>
          </w:tcPr>
          <w:p w:rsidR="00E36CE1" w:rsidRDefault="00000000">
            <w:pPr>
              <w:spacing w:after="0"/>
            </w:pPr>
            <w:r>
              <w:rPr>
                <w:sz w:val="14"/>
              </w:rPr>
              <w:t>no</w:t>
            </w:r>
          </w:p>
        </w:tc>
        <w:tc>
          <w:tcPr>
            <w:tcW w:w="5760" w:type="dxa"/>
          </w:tcPr>
          <w:p w:rsidR="00E36CE1" w:rsidRDefault="00000000">
            <w:pPr>
              <w:spacing w:after="0"/>
            </w:pPr>
            <w:r>
              <w:rPr>
                <w:sz w:val="14"/>
              </w:rPr>
              <w:t>Optional product reference.</w:t>
            </w:r>
          </w:p>
        </w:tc>
      </w:tr>
      <w:tr w:rsidR="00E36CE1">
        <w:trPr>
          <w:jc w:val="center"/>
        </w:trPr>
        <w:tc>
          <w:tcPr>
            <w:tcW w:w="2160" w:type="dxa"/>
          </w:tcPr>
          <w:p w:rsidR="00E36CE1" w:rsidRDefault="00000000">
            <w:pPr>
              <w:spacing w:after="0"/>
            </w:pPr>
            <w:r>
              <w:rPr>
                <w:sz w:val="14"/>
              </w:rPr>
              <w:t>shift_id</w:t>
            </w:r>
          </w:p>
        </w:tc>
        <w:tc>
          <w:tcPr>
            <w:tcW w:w="1728" w:type="dxa"/>
          </w:tcPr>
          <w:p w:rsidR="00E36CE1" w:rsidRDefault="00000000">
            <w:pPr>
              <w:spacing w:after="0"/>
            </w:pPr>
            <w:r>
              <w:rPr>
                <w:sz w:val="14"/>
              </w:rPr>
              <w:t>UUID</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Shift reference.</w:t>
            </w:r>
          </w:p>
        </w:tc>
      </w:tr>
      <w:tr w:rsidR="00E36CE1">
        <w:trPr>
          <w:jc w:val="center"/>
        </w:trPr>
        <w:tc>
          <w:tcPr>
            <w:tcW w:w="2160" w:type="dxa"/>
          </w:tcPr>
          <w:p w:rsidR="00E36CE1" w:rsidRDefault="00000000">
            <w:pPr>
              <w:spacing w:after="0"/>
            </w:pPr>
            <w:r>
              <w:rPr>
                <w:sz w:val="14"/>
              </w:rPr>
              <w:t>units_produced</w:t>
            </w:r>
          </w:p>
        </w:tc>
        <w:tc>
          <w:tcPr>
            <w:tcW w:w="1728" w:type="dxa"/>
          </w:tcPr>
          <w:p w:rsidR="00E36CE1" w:rsidRDefault="00000000">
            <w:pPr>
              <w:spacing w:after="0"/>
            </w:pPr>
            <w:r>
              <w:rPr>
                <w:sz w:val="14"/>
              </w:rPr>
              <w:t>Integer</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Greater than or equal to zero.</w:t>
            </w:r>
          </w:p>
        </w:tc>
      </w:tr>
      <w:tr w:rsidR="00E36CE1">
        <w:trPr>
          <w:jc w:val="center"/>
        </w:trPr>
        <w:tc>
          <w:tcPr>
            <w:tcW w:w="2160" w:type="dxa"/>
          </w:tcPr>
          <w:p w:rsidR="00E36CE1" w:rsidRDefault="00000000">
            <w:pPr>
              <w:spacing w:after="0"/>
            </w:pPr>
            <w:r>
              <w:rPr>
                <w:sz w:val="14"/>
              </w:rPr>
              <w:t>batch_code</w:t>
            </w:r>
          </w:p>
        </w:tc>
        <w:tc>
          <w:tcPr>
            <w:tcW w:w="1728" w:type="dxa"/>
          </w:tcPr>
          <w:p w:rsidR="00E36CE1" w:rsidRDefault="00000000">
            <w:pPr>
              <w:spacing w:after="0"/>
            </w:pPr>
            <w:r>
              <w:rPr>
                <w:sz w:val="14"/>
              </w:rPr>
              <w:t>String(80)</w:t>
            </w:r>
          </w:p>
        </w:tc>
        <w:tc>
          <w:tcPr>
            <w:tcW w:w="1008" w:type="dxa"/>
          </w:tcPr>
          <w:p w:rsidR="00E36CE1" w:rsidRDefault="00000000">
            <w:pPr>
              <w:spacing w:after="0"/>
            </w:pPr>
            <w:r>
              <w:rPr>
                <w:sz w:val="14"/>
              </w:rPr>
              <w:t>no</w:t>
            </w:r>
          </w:p>
        </w:tc>
        <w:tc>
          <w:tcPr>
            <w:tcW w:w="5760" w:type="dxa"/>
          </w:tcPr>
          <w:p w:rsidR="00E36CE1" w:rsidRDefault="00000000">
            <w:pPr>
              <w:spacing w:after="0"/>
            </w:pPr>
            <w:r>
              <w:rPr>
                <w:sz w:val="14"/>
              </w:rPr>
              <w:t>Optional batch identifier.</w:t>
            </w:r>
          </w:p>
        </w:tc>
      </w:tr>
      <w:tr w:rsidR="00E36CE1">
        <w:trPr>
          <w:jc w:val="center"/>
        </w:trPr>
        <w:tc>
          <w:tcPr>
            <w:tcW w:w="2160" w:type="dxa"/>
          </w:tcPr>
          <w:p w:rsidR="00E36CE1" w:rsidRDefault="00000000">
            <w:pPr>
              <w:spacing w:after="0"/>
            </w:pPr>
            <w:r>
              <w:rPr>
                <w:sz w:val="14"/>
              </w:rPr>
              <w:t>import_job_id</w:t>
            </w:r>
          </w:p>
        </w:tc>
        <w:tc>
          <w:tcPr>
            <w:tcW w:w="1728" w:type="dxa"/>
          </w:tcPr>
          <w:p w:rsidR="00E36CE1" w:rsidRDefault="00000000">
            <w:pPr>
              <w:spacing w:after="0"/>
            </w:pPr>
            <w:r>
              <w:rPr>
                <w:sz w:val="14"/>
              </w:rPr>
              <w:t>UUID</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Traceability to import.</w:t>
            </w:r>
          </w:p>
        </w:tc>
      </w:tr>
    </w:tbl>
    <w:p w:rsidR="00E36CE1" w:rsidRDefault="00E36CE1"/>
    <w:p w:rsidR="00E36CE1" w:rsidRDefault="00000000">
      <w:pPr>
        <w:pStyle w:val="Heading2"/>
      </w:pPr>
      <w:r>
        <w:t>15.3 Energy Measurement Entity</w:t>
      </w:r>
    </w:p>
    <w:tbl>
      <w:tblPr>
        <w:tblStyle w:val="TableGrid"/>
        <w:tblW w:w="0" w:type="auto"/>
        <w:jc w:val="center"/>
        <w:tblLook w:val="04A0" w:firstRow="1" w:lastRow="0" w:firstColumn="1" w:lastColumn="0" w:noHBand="0" w:noVBand="1"/>
      </w:tblPr>
      <w:tblGrid>
        <w:gridCol w:w="2035"/>
        <w:gridCol w:w="1675"/>
        <w:gridCol w:w="984"/>
        <w:gridCol w:w="5305"/>
      </w:tblGrid>
      <w:tr w:rsidR="00E36CE1">
        <w:trPr>
          <w:tblHeader/>
          <w:jc w:val="center"/>
        </w:trPr>
        <w:tc>
          <w:tcPr>
            <w:tcW w:w="2160" w:type="dxa"/>
            <w:shd w:val="clear" w:color="auto" w:fill="D9EAF7"/>
          </w:tcPr>
          <w:p w:rsidR="00E36CE1" w:rsidRDefault="00000000">
            <w:pPr>
              <w:spacing w:after="0"/>
            </w:pPr>
            <w:r>
              <w:rPr>
                <w:b/>
                <w:sz w:val="14"/>
              </w:rPr>
              <w:t>Field</w:t>
            </w:r>
          </w:p>
        </w:tc>
        <w:tc>
          <w:tcPr>
            <w:tcW w:w="1728" w:type="dxa"/>
            <w:shd w:val="clear" w:color="auto" w:fill="D9EAF7"/>
          </w:tcPr>
          <w:p w:rsidR="00E36CE1" w:rsidRDefault="00000000">
            <w:pPr>
              <w:spacing w:after="0"/>
            </w:pPr>
            <w:r>
              <w:rPr>
                <w:b/>
                <w:sz w:val="14"/>
              </w:rPr>
              <w:t>Type</w:t>
            </w:r>
          </w:p>
        </w:tc>
        <w:tc>
          <w:tcPr>
            <w:tcW w:w="1008" w:type="dxa"/>
            <w:shd w:val="clear" w:color="auto" w:fill="D9EAF7"/>
          </w:tcPr>
          <w:p w:rsidR="00E36CE1" w:rsidRDefault="00000000">
            <w:pPr>
              <w:spacing w:after="0"/>
            </w:pPr>
            <w:r>
              <w:rPr>
                <w:b/>
                <w:sz w:val="14"/>
              </w:rPr>
              <w:t>Required</w:t>
            </w:r>
          </w:p>
        </w:tc>
        <w:tc>
          <w:tcPr>
            <w:tcW w:w="5760" w:type="dxa"/>
            <w:shd w:val="clear" w:color="auto" w:fill="D9EAF7"/>
          </w:tcPr>
          <w:p w:rsidR="00E36CE1" w:rsidRDefault="00000000">
            <w:pPr>
              <w:spacing w:after="0"/>
            </w:pPr>
            <w:r>
              <w:rPr>
                <w:b/>
                <w:sz w:val="14"/>
              </w:rPr>
              <w:t>Validation / meaning</w:t>
            </w:r>
          </w:p>
        </w:tc>
      </w:tr>
      <w:tr w:rsidR="00E36CE1">
        <w:trPr>
          <w:jc w:val="center"/>
        </w:trPr>
        <w:tc>
          <w:tcPr>
            <w:tcW w:w="2160" w:type="dxa"/>
          </w:tcPr>
          <w:p w:rsidR="00E36CE1" w:rsidRDefault="00000000">
            <w:pPr>
              <w:spacing w:after="0"/>
            </w:pPr>
            <w:r>
              <w:rPr>
                <w:sz w:val="14"/>
              </w:rPr>
              <w:t>id</w:t>
            </w:r>
          </w:p>
        </w:tc>
        <w:tc>
          <w:tcPr>
            <w:tcW w:w="1728" w:type="dxa"/>
          </w:tcPr>
          <w:p w:rsidR="00E36CE1" w:rsidRDefault="00000000">
            <w:pPr>
              <w:spacing w:after="0"/>
            </w:pPr>
            <w:r>
              <w:rPr>
                <w:sz w:val="14"/>
              </w:rPr>
              <w:t>UUID</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Primary key.</w:t>
            </w:r>
          </w:p>
        </w:tc>
      </w:tr>
      <w:tr w:rsidR="00E36CE1">
        <w:trPr>
          <w:jc w:val="center"/>
        </w:trPr>
        <w:tc>
          <w:tcPr>
            <w:tcW w:w="2160" w:type="dxa"/>
          </w:tcPr>
          <w:p w:rsidR="00E36CE1" w:rsidRDefault="00000000">
            <w:pPr>
              <w:spacing w:after="0"/>
            </w:pPr>
            <w:r>
              <w:rPr>
                <w:sz w:val="14"/>
              </w:rPr>
              <w:t>period_start</w:t>
            </w:r>
          </w:p>
        </w:tc>
        <w:tc>
          <w:tcPr>
            <w:tcW w:w="1728" w:type="dxa"/>
          </w:tcPr>
          <w:p w:rsidR="00E36CE1" w:rsidRDefault="00000000">
            <w:pPr>
              <w:spacing w:after="0"/>
            </w:pPr>
            <w:r>
              <w:rPr>
                <w:sz w:val="14"/>
              </w:rPr>
              <w:t>Instant</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Inclusive UTC start.</w:t>
            </w:r>
          </w:p>
        </w:tc>
      </w:tr>
      <w:tr w:rsidR="00E36CE1">
        <w:trPr>
          <w:jc w:val="center"/>
        </w:trPr>
        <w:tc>
          <w:tcPr>
            <w:tcW w:w="2160" w:type="dxa"/>
          </w:tcPr>
          <w:p w:rsidR="00E36CE1" w:rsidRDefault="00000000">
            <w:pPr>
              <w:spacing w:after="0"/>
            </w:pPr>
            <w:r>
              <w:rPr>
                <w:sz w:val="14"/>
              </w:rPr>
              <w:t>period_end</w:t>
            </w:r>
          </w:p>
        </w:tc>
        <w:tc>
          <w:tcPr>
            <w:tcW w:w="1728" w:type="dxa"/>
          </w:tcPr>
          <w:p w:rsidR="00E36CE1" w:rsidRDefault="00000000">
            <w:pPr>
              <w:spacing w:after="0"/>
            </w:pPr>
            <w:r>
              <w:rPr>
                <w:sz w:val="14"/>
              </w:rPr>
              <w:t>Instant</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Exclusive UTC end.</w:t>
            </w:r>
          </w:p>
        </w:tc>
      </w:tr>
      <w:tr w:rsidR="00E36CE1">
        <w:trPr>
          <w:jc w:val="center"/>
        </w:trPr>
        <w:tc>
          <w:tcPr>
            <w:tcW w:w="2160" w:type="dxa"/>
          </w:tcPr>
          <w:p w:rsidR="00E36CE1" w:rsidRDefault="00000000">
            <w:pPr>
              <w:spacing w:after="0"/>
            </w:pPr>
            <w:r>
              <w:rPr>
                <w:sz w:val="14"/>
              </w:rPr>
              <w:t>machine_id</w:t>
            </w:r>
          </w:p>
        </w:tc>
        <w:tc>
          <w:tcPr>
            <w:tcW w:w="1728" w:type="dxa"/>
          </w:tcPr>
          <w:p w:rsidR="00E36CE1" w:rsidRDefault="00000000">
            <w:pPr>
              <w:spacing w:after="0"/>
            </w:pPr>
            <w:r>
              <w:rPr>
                <w:sz w:val="14"/>
              </w:rPr>
              <w:t>UUID</w:t>
            </w:r>
          </w:p>
        </w:tc>
        <w:tc>
          <w:tcPr>
            <w:tcW w:w="1008" w:type="dxa"/>
          </w:tcPr>
          <w:p w:rsidR="00E36CE1" w:rsidRDefault="00000000">
            <w:pPr>
              <w:spacing w:after="0"/>
            </w:pPr>
            <w:r>
              <w:rPr>
                <w:sz w:val="14"/>
              </w:rPr>
              <w:t>no</w:t>
            </w:r>
          </w:p>
        </w:tc>
        <w:tc>
          <w:tcPr>
            <w:tcW w:w="5760" w:type="dxa"/>
          </w:tcPr>
          <w:p w:rsidR="00E36CE1" w:rsidRDefault="00000000">
            <w:pPr>
              <w:spacing w:after="0"/>
            </w:pPr>
            <w:del w:id="66" w:author="OQ-005 (Mohamed – Option A)" w:date="2026-07-04T00:00:00Z">
              <w:r>
                <w:rPr>
                  <w:sz w:val="14"/>
                </w:rPr>
                <w:delText>Required if line_id not supplied.</w:delText>
              </w:r>
            </w:del>
            <w:ins w:id="67" w:author="OQ-005 (Mohamed – Option A)" w:date="2026-07-04T00:00:00Z">
              <w:r>
                <w:rPr>
                  <w:sz w:val="14"/>
                </w:rPr>
                <w:t>Exactly one of machine_id or line_id shall be set, never both (XOR database constraint; OQ-005).</w:t>
              </w:r>
            </w:ins>
          </w:p>
        </w:tc>
      </w:tr>
      <w:tr w:rsidR="00E36CE1">
        <w:trPr>
          <w:jc w:val="center"/>
        </w:trPr>
        <w:tc>
          <w:tcPr>
            <w:tcW w:w="2160" w:type="dxa"/>
          </w:tcPr>
          <w:p w:rsidR="00E36CE1" w:rsidRDefault="00000000">
            <w:pPr>
              <w:spacing w:after="0"/>
            </w:pPr>
            <w:r>
              <w:rPr>
                <w:sz w:val="14"/>
              </w:rPr>
              <w:t>line_id</w:t>
            </w:r>
          </w:p>
        </w:tc>
        <w:tc>
          <w:tcPr>
            <w:tcW w:w="1728" w:type="dxa"/>
          </w:tcPr>
          <w:p w:rsidR="00E36CE1" w:rsidRDefault="00000000">
            <w:pPr>
              <w:spacing w:after="0"/>
            </w:pPr>
            <w:r>
              <w:rPr>
                <w:sz w:val="14"/>
              </w:rPr>
              <w:t>UUID</w:t>
            </w:r>
          </w:p>
        </w:tc>
        <w:tc>
          <w:tcPr>
            <w:tcW w:w="1008" w:type="dxa"/>
          </w:tcPr>
          <w:p w:rsidR="00E36CE1" w:rsidRDefault="00000000">
            <w:pPr>
              <w:spacing w:after="0"/>
            </w:pPr>
            <w:r>
              <w:rPr>
                <w:sz w:val="14"/>
              </w:rPr>
              <w:t>no</w:t>
            </w:r>
          </w:p>
        </w:tc>
        <w:tc>
          <w:tcPr>
            <w:tcW w:w="5760" w:type="dxa"/>
          </w:tcPr>
          <w:p w:rsidR="00E36CE1" w:rsidRDefault="00000000">
            <w:pPr>
              <w:spacing w:after="0"/>
            </w:pPr>
            <w:del w:id="68" w:author="OQ-005 (Mohamed – Option A)" w:date="2026-07-04T00:00:00Z">
              <w:r>
                <w:rPr>
                  <w:sz w:val="14"/>
                </w:rPr>
                <w:delText>Required if machine_id not supplied.</w:delText>
              </w:r>
            </w:del>
            <w:ins w:id="69" w:author="OQ-005 (Mohamed – Option A)" w:date="2026-07-04T00:00:00Z">
              <w:r>
                <w:rPr>
                  <w:sz w:val="14"/>
                </w:rPr>
                <w:t>Exactly one of machine_id or line_id shall be set, never both (XOR database constraint; OQ-005).</w:t>
              </w:r>
            </w:ins>
          </w:p>
        </w:tc>
      </w:tr>
      <w:tr w:rsidR="00E36CE1">
        <w:trPr>
          <w:jc w:val="center"/>
        </w:trPr>
        <w:tc>
          <w:tcPr>
            <w:tcW w:w="2160" w:type="dxa"/>
          </w:tcPr>
          <w:p w:rsidR="00E36CE1" w:rsidRDefault="00000000">
            <w:pPr>
              <w:spacing w:after="0"/>
            </w:pPr>
            <w:r>
              <w:rPr>
                <w:sz w:val="14"/>
              </w:rPr>
              <w:t>shift_id</w:t>
            </w:r>
          </w:p>
        </w:tc>
        <w:tc>
          <w:tcPr>
            <w:tcW w:w="1728" w:type="dxa"/>
          </w:tcPr>
          <w:p w:rsidR="00E36CE1" w:rsidRDefault="00000000">
            <w:pPr>
              <w:spacing w:after="0"/>
            </w:pPr>
            <w:r>
              <w:rPr>
                <w:sz w:val="14"/>
              </w:rPr>
              <w:t>UUID</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Shift reference.</w:t>
            </w:r>
          </w:p>
        </w:tc>
      </w:tr>
      <w:tr w:rsidR="00E36CE1">
        <w:trPr>
          <w:jc w:val="center"/>
        </w:trPr>
        <w:tc>
          <w:tcPr>
            <w:tcW w:w="2160" w:type="dxa"/>
          </w:tcPr>
          <w:p w:rsidR="00E36CE1" w:rsidRDefault="00000000">
            <w:pPr>
              <w:spacing w:after="0"/>
            </w:pPr>
            <w:r>
              <w:rPr>
                <w:sz w:val="14"/>
              </w:rPr>
              <w:t>energy_kwh</w:t>
            </w:r>
          </w:p>
        </w:tc>
        <w:tc>
          <w:tcPr>
            <w:tcW w:w="1728" w:type="dxa"/>
          </w:tcPr>
          <w:p w:rsidR="00E36CE1" w:rsidRDefault="00000000">
            <w:pPr>
              <w:spacing w:after="0"/>
            </w:pPr>
            <w:r>
              <w:rPr>
                <w:sz w:val="14"/>
              </w:rPr>
              <w:t>BigDecimal(12,3)</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Greater than or equal to zero.</w:t>
            </w:r>
          </w:p>
        </w:tc>
      </w:tr>
      <w:tr w:rsidR="00E36CE1">
        <w:trPr>
          <w:jc w:val="center"/>
        </w:trPr>
        <w:tc>
          <w:tcPr>
            <w:tcW w:w="2160" w:type="dxa"/>
          </w:tcPr>
          <w:p w:rsidR="00E36CE1" w:rsidRDefault="00000000">
            <w:pPr>
              <w:spacing w:after="0"/>
            </w:pPr>
            <w:r>
              <w:rPr>
                <w:sz w:val="14"/>
              </w:rPr>
              <w:t>source</w:t>
            </w:r>
          </w:p>
        </w:tc>
        <w:tc>
          <w:tcPr>
            <w:tcW w:w="1728" w:type="dxa"/>
          </w:tcPr>
          <w:p w:rsidR="00E36CE1" w:rsidRDefault="00000000">
            <w:pPr>
              <w:spacing w:after="0"/>
            </w:pPr>
            <w:r>
              <w:rPr>
                <w:sz w:val="14"/>
              </w:rPr>
              <w:t>Enum</w:t>
            </w:r>
          </w:p>
        </w:tc>
        <w:tc>
          <w:tcPr>
            <w:tcW w:w="1008" w:type="dxa"/>
          </w:tcPr>
          <w:p w:rsidR="00E36CE1" w:rsidRDefault="00000000">
            <w:pPr>
              <w:spacing w:after="0"/>
            </w:pPr>
            <w:r>
              <w:rPr>
                <w:sz w:val="14"/>
              </w:rPr>
              <w:t>yes</w:t>
            </w:r>
          </w:p>
        </w:tc>
        <w:tc>
          <w:tcPr>
            <w:tcW w:w="5760" w:type="dxa"/>
          </w:tcPr>
          <w:p w:rsidR="00E36CE1" w:rsidRDefault="00000000">
            <w:pPr>
              <w:spacing w:after="0"/>
            </w:pPr>
            <w:del w:id="70" w:author="OQ-006 (Mohamed – Option A)" w:date="2026-07-05T00:00:00Z">
              <w:r>
                <w:rPr>
                  <w:sz w:val="14"/>
                </w:rPr>
                <w:delText>CSV, MANUAL_CORRECTION, API_FUTURE. MVP uses CSV.</w:delText>
              </w:r>
            </w:del>
            <w:ins w:id="71" w:author="OQ-006 (Mohamed – Option A)" w:date="2026-07-05T00:00:00Z">
              <w:r>
                <w:rPr>
                  <w:sz w:val="14"/>
                </w:rPr>
                <w:t>CSV, MANUAL_CORRECTION, API_FUTURE. Normal imports write CSV; correction imports write MANUAL_CORRECTION. The job-level type (Section 16.6) is authoritative; this row value shall always match it.</w:t>
              </w:r>
            </w:ins>
          </w:p>
        </w:tc>
      </w:tr>
      <w:tr w:rsidR="00E36CE1">
        <w:trPr>
          <w:jc w:val="center"/>
        </w:trPr>
        <w:tc>
          <w:tcPr>
            <w:tcW w:w="2160" w:type="dxa"/>
          </w:tcPr>
          <w:p w:rsidR="00E36CE1" w:rsidRDefault="00000000">
            <w:pPr>
              <w:spacing w:after="0"/>
            </w:pPr>
            <w:r>
              <w:rPr>
                <w:sz w:val="14"/>
              </w:rPr>
              <w:t>import_job_id</w:t>
            </w:r>
          </w:p>
        </w:tc>
        <w:tc>
          <w:tcPr>
            <w:tcW w:w="1728" w:type="dxa"/>
          </w:tcPr>
          <w:p w:rsidR="00E36CE1" w:rsidRDefault="00000000">
            <w:pPr>
              <w:spacing w:after="0"/>
            </w:pPr>
            <w:r>
              <w:rPr>
                <w:sz w:val="14"/>
              </w:rPr>
              <w:t>UUID</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Traceability to import.</w:t>
            </w:r>
          </w:p>
        </w:tc>
      </w:tr>
    </w:tbl>
    <w:p w:rsidR="00E36CE1" w:rsidRDefault="00E36CE1"/>
    <w:p w:rsidR="00E36CE1" w:rsidRDefault="00000000">
      <w:r>
        <w:br w:type="page"/>
      </w:r>
    </w:p>
    <w:p w:rsidR="00E36CE1" w:rsidRDefault="00000000">
      <w:pPr>
        <w:pStyle w:val="Heading1"/>
      </w:pPr>
      <w:r>
        <w:rPr>
          <w:color w:val="1F4E79"/>
        </w:rPr>
        <w:t>16. CSV Import Specification</w:t>
      </w:r>
    </w:p>
    <w:p w:rsidR="00E36CE1" w:rsidRDefault="00000000">
      <w:r>
        <w:t>CSV import is the only data ingestion mechanism for the MVP. The separator shall be comma. Encoding shall be UTF-8. Decimal separator shall be dot. Header row is mandatory. Unknown columns shall be rejected. Missing required columns shall reject the file.</w:t>
      </w:r>
    </w:p>
    <w:p w:rsidR="00E36CE1" w:rsidRDefault="00000000">
      <w:pPr>
        <w:pStyle w:val="Heading2"/>
      </w:pPr>
      <w:r>
        <w:t>16.1 General CSV Rules</w:t>
      </w:r>
    </w:p>
    <w:p w:rsidR="00E36CE1" w:rsidRDefault="00000000">
      <w:pPr>
        <w:pStyle w:val="ListBullet"/>
      </w:pPr>
      <w:r>
        <w:t>Maximum upload size is 25 MB per file.</w:t>
      </w:r>
    </w:p>
    <w:p w:rsidR="00E36CE1" w:rsidRDefault="00000000">
      <w:pPr>
        <w:pStyle w:val="ListBullet"/>
      </w:pPr>
      <w:r>
        <w:t>Maximum rows per file is 100,000.</w:t>
      </w:r>
    </w:p>
    <w:p w:rsidR="00E36CE1" w:rsidRDefault="00000000">
      <w:pPr>
        <w:pStyle w:val="ListBullet"/>
      </w:pPr>
      <w:r>
        <w:t>The backend shall calculate SHA-256 file hash and store it with the import job.</w:t>
      </w:r>
    </w:p>
    <w:p w:rsidR="00E36CE1" w:rsidRDefault="00000000">
      <w:pPr>
        <w:pStyle w:val="ListBullet"/>
      </w:pPr>
      <w:del w:id="72" w:author="OQ-006 (Mohamed – Option A)" w:date="2026-07-05T00:00:00Z">
        <w:r>
          <w:delText>The backend shall reject duplicate file hash for the same import type unless admin explicitly uses a correction import endpoint.</w:delText>
        </w:r>
      </w:del>
      <w:ins w:id="73" w:author="OQ-006 (Mohamed – Option A)" w:date="2026-07-05T00:00:00Z">
        <w:r>
          <w:t>The backend shall reject duplicate file hash for the same import type unless admin explicitly uses the correction import endpoint (Section 16.6). Correction files store their own hash like any import.</w:t>
        </w:r>
      </w:ins>
    </w:p>
    <w:p w:rsidR="00E36CE1" w:rsidRDefault="00000000">
      <w:pPr>
        <w:pStyle w:val="ListBullet"/>
      </w:pPr>
      <w:r>
        <w:t>Dates shall use ISO-8601 format: 2026-07-01T08:00:00+02:00 or UTC Z form.</w:t>
      </w:r>
    </w:p>
    <w:p w:rsidR="00E36CE1" w:rsidRDefault="00000000">
      <w:pPr>
        <w:pStyle w:val="ListBullet"/>
      </w:pPr>
      <w:r>
        <w:t>Rows are validated before commit. If any row fails, the entire file is rejected for MVP simplicity.</w:t>
      </w:r>
    </w:p>
    <w:p w:rsidR="00E36CE1" w:rsidRDefault="00000000">
      <w:pPr>
        <w:pStyle w:val="ListBullet"/>
      </w:pPr>
      <w:r>
        <w:t>Import errors shall include row number, column name, rejected value and human-readable German error message.</w:t>
      </w:r>
    </w:p>
    <w:p w:rsidR="00E36CE1" w:rsidRDefault="00000000">
      <w:pPr>
        <w:pStyle w:val="Heading2"/>
      </w:pPr>
      <w:r>
        <w:t>16.2 production_records.csv</w:t>
      </w:r>
    </w:p>
    <w:tbl>
      <w:tblPr>
        <w:tblStyle w:val="TableGrid"/>
        <w:tblW w:w="0" w:type="auto"/>
        <w:jc w:val="center"/>
        <w:tblLook w:val="04A0" w:firstRow="1" w:lastRow="0" w:firstColumn="1" w:lastColumn="0" w:noHBand="0" w:noVBand="1"/>
      </w:tblPr>
      <w:tblGrid>
        <w:gridCol w:w="2066"/>
        <w:gridCol w:w="1636"/>
        <w:gridCol w:w="988"/>
        <w:gridCol w:w="5309"/>
      </w:tblGrid>
      <w:tr w:rsidR="00E36CE1">
        <w:trPr>
          <w:tblHeader/>
          <w:jc w:val="center"/>
        </w:trPr>
        <w:tc>
          <w:tcPr>
            <w:tcW w:w="2160" w:type="dxa"/>
            <w:shd w:val="clear" w:color="auto" w:fill="D9EAF7"/>
          </w:tcPr>
          <w:p w:rsidR="00E36CE1" w:rsidRDefault="00000000">
            <w:pPr>
              <w:spacing w:after="0"/>
            </w:pPr>
            <w:r>
              <w:rPr>
                <w:b/>
                <w:sz w:val="14"/>
              </w:rPr>
              <w:t>Field</w:t>
            </w:r>
          </w:p>
        </w:tc>
        <w:tc>
          <w:tcPr>
            <w:tcW w:w="1728" w:type="dxa"/>
            <w:shd w:val="clear" w:color="auto" w:fill="D9EAF7"/>
          </w:tcPr>
          <w:p w:rsidR="00E36CE1" w:rsidRDefault="00000000">
            <w:pPr>
              <w:spacing w:after="0"/>
            </w:pPr>
            <w:r>
              <w:rPr>
                <w:b/>
                <w:sz w:val="14"/>
              </w:rPr>
              <w:t>Type</w:t>
            </w:r>
          </w:p>
        </w:tc>
        <w:tc>
          <w:tcPr>
            <w:tcW w:w="1008" w:type="dxa"/>
            <w:shd w:val="clear" w:color="auto" w:fill="D9EAF7"/>
          </w:tcPr>
          <w:p w:rsidR="00E36CE1" w:rsidRDefault="00000000">
            <w:pPr>
              <w:spacing w:after="0"/>
            </w:pPr>
            <w:r>
              <w:rPr>
                <w:b/>
                <w:sz w:val="14"/>
              </w:rPr>
              <w:t>Required</w:t>
            </w:r>
          </w:p>
        </w:tc>
        <w:tc>
          <w:tcPr>
            <w:tcW w:w="5760" w:type="dxa"/>
            <w:shd w:val="clear" w:color="auto" w:fill="D9EAF7"/>
          </w:tcPr>
          <w:p w:rsidR="00E36CE1" w:rsidRDefault="00000000">
            <w:pPr>
              <w:spacing w:after="0"/>
            </w:pPr>
            <w:r>
              <w:rPr>
                <w:b/>
                <w:sz w:val="14"/>
              </w:rPr>
              <w:t>Validation / meaning</w:t>
            </w:r>
          </w:p>
        </w:tc>
      </w:tr>
      <w:tr w:rsidR="00E36CE1">
        <w:trPr>
          <w:jc w:val="center"/>
        </w:trPr>
        <w:tc>
          <w:tcPr>
            <w:tcW w:w="2160" w:type="dxa"/>
          </w:tcPr>
          <w:p w:rsidR="00E36CE1" w:rsidRDefault="00000000">
            <w:pPr>
              <w:spacing w:after="0"/>
            </w:pPr>
            <w:r>
              <w:rPr>
                <w:sz w:val="14"/>
              </w:rPr>
              <w:t>period_start</w:t>
            </w:r>
          </w:p>
        </w:tc>
        <w:tc>
          <w:tcPr>
            <w:tcW w:w="1728" w:type="dxa"/>
          </w:tcPr>
          <w:p w:rsidR="00E36CE1" w:rsidRDefault="00000000">
            <w:pPr>
              <w:spacing w:after="0"/>
            </w:pPr>
            <w:r>
              <w:rPr>
                <w:sz w:val="14"/>
              </w:rPr>
              <w:t>datetime</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ISO-8601 with timezone.</w:t>
            </w:r>
          </w:p>
        </w:tc>
      </w:tr>
      <w:tr w:rsidR="00E36CE1">
        <w:trPr>
          <w:jc w:val="center"/>
        </w:trPr>
        <w:tc>
          <w:tcPr>
            <w:tcW w:w="2160" w:type="dxa"/>
          </w:tcPr>
          <w:p w:rsidR="00E36CE1" w:rsidRDefault="00000000">
            <w:pPr>
              <w:spacing w:after="0"/>
            </w:pPr>
            <w:r>
              <w:rPr>
                <w:sz w:val="14"/>
              </w:rPr>
              <w:t>period_end</w:t>
            </w:r>
          </w:p>
        </w:tc>
        <w:tc>
          <w:tcPr>
            <w:tcW w:w="1728" w:type="dxa"/>
          </w:tcPr>
          <w:p w:rsidR="00E36CE1" w:rsidRDefault="00000000">
            <w:pPr>
              <w:spacing w:after="0"/>
            </w:pPr>
            <w:r>
              <w:rPr>
                <w:sz w:val="14"/>
              </w:rPr>
              <w:t>datetime</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Must be after period_start.</w:t>
            </w:r>
          </w:p>
        </w:tc>
      </w:tr>
      <w:tr w:rsidR="00E36CE1">
        <w:trPr>
          <w:jc w:val="center"/>
        </w:trPr>
        <w:tc>
          <w:tcPr>
            <w:tcW w:w="2160" w:type="dxa"/>
          </w:tcPr>
          <w:p w:rsidR="00E36CE1" w:rsidRDefault="00000000">
            <w:pPr>
              <w:spacing w:after="0"/>
            </w:pPr>
            <w:r>
              <w:rPr>
                <w:sz w:val="14"/>
              </w:rPr>
              <w:t>factory_code</w:t>
            </w:r>
          </w:p>
        </w:tc>
        <w:tc>
          <w:tcPr>
            <w:tcW w:w="1728" w:type="dxa"/>
          </w:tcPr>
          <w:p w:rsidR="00E36CE1" w:rsidRDefault="00000000">
            <w:pPr>
              <w:spacing w:after="0"/>
            </w:pPr>
            <w:r>
              <w:rPr>
                <w:sz w:val="14"/>
              </w:rPr>
              <w:t>string</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Must match existing factory.</w:t>
            </w:r>
          </w:p>
        </w:tc>
      </w:tr>
      <w:tr w:rsidR="00E36CE1">
        <w:trPr>
          <w:jc w:val="center"/>
        </w:trPr>
        <w:tc>
          <w:tcPr>
            <w:tcW w:w="2160" w:type="dxa"/>
          </w:tcPr>
          <w:p w:rsidR="00E36CE1" w:rsidRDefault="00000000">
            <w:pPr>
              <w:spacing w:after="0"/>
            </w:pPr>
            <w:r>
              <w:rPr>
                <w:sz w:val="14"/>
              </w:rPr>
              <w:t>line_code</w:t>
            </w:r>
          </w:p>
        </w:tc>
        <w:tc>
          <w:tcPr>
            <w:tcW w:w="1728" w:type="dxa"/>
          </w:tcPr>
          <w:p w:rsidR="00E36CE1" w:rsidRDefault="00000000">
            <w:pPr>
              <w:spacing w:after="0"/>
            </w:pPr>
            <w:r>
              <w:rPr>
                <w:sz w:val="14"/>
              </w:rPr>
              <w:t>string</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Must match existing line.</w:t>
            </w:r>
          </w:p>
        </w:tc>
      </w:tr>
      <w:tr w:rsidR="00E36CE1">
        <w:trPr>
          <w:jc w:val="center"/>
        </w:trPr>
        <w:tc>
          <w:tcPr>
            <w:tcW w:w="2160" w:type="dxa"/>
          </w:tcPr>
          <w:p w:rsidR="00E36CE1" w:rsidRDefault="00000000">
            <w:pPr>
              <w:spacing w:after="0"/>
            </w:pPr>
            <w:r>
              <w:rPr>
                <w:sz w:val="14"/>
              </w:rPr>
              <w:t>machine_code</w:t>
            </w:r>
          </w:p>
        </w:tc>
        <w:tc>
          <w:tcPr>
            <w:tcW w:w="1728" w:type="dxa"/>
          </w:tcPr>
          <w:p w:rsidR="00E36CE1" w:rsidRDefault="00000000">
            <w:pPr>
              <w:spacing w:after="0"/>
            </w:pPr>
            <w:r>
              <w:rPr>
                <w:sz w:val="14"/>
              </w:rPr>
              <w:t>string</w:t>
            </w:r>
          </w:p>
        </w:tc>
        <w:tc>
          <w:tcPr>
            <w:tcW w:w="1008" w:type="dxa"/>
          </w:tcPr>
          <w:p w:rsidR="00E36CE1" w:rsidRDefault="00000000">
            <w:pPr>
              <w:spacing w:after="0"/>
            </w:pPr>
            <w:r>
              <w:rPr>
                <w:sz w:val="14"/>
              </w:rPr>
              <w:t>no</w:t>
            </w:r>
          </w:p>
        </w:tc>
        <w:tc>
          <w:tcPr>
            <w:tcW w:w="5760" w:type="dxa"/>
          </w:tcPr>
          <w:p w:rsidR="00E36CE1" w:rsidRDefault="00000000">
            <w:pPr>
              <w:spacing w:after="0"/>
            </w:pPr>
            <w:r>
              <w:rPr>
                <w:sz w:val="14"/>
              </w:rPr>
              <w:t>Must match existing machine if provided.</w:t>
            </w:r>
          </w:p>
        </w:tc>
      </w:tr>
      <w:tr w:rsidR="00E36CE1">
        <w:trPr>
          <w:jc w:val="center"/>
        </w:trPr>
        <w:tc>
          <w:tcPr>
            <w:tcW w:w="2160" w:type="dxa"/>
          </w:tcPr>
          <w:p w:rsidR="00E36CE1" w:rsidRDefault="00000000">
            <w:pPr>
              <w:spacing w:after="0"/>
            </w:pPr>
            <w:r>
              <w:rPr>
                <w:sz w:val="14"/>
              </w:rPr>
              <w:t>product_code</w:t>
            </w:r>
          </w:p>
        </w:tc>
        <w:tc>
          <w:tcPr>
            <w:tcW w:w="1728" w:type="dxa"/>
          </w:tcPr>
          <w:p w:rsidR="00E36CE1" w:rsidRDefault="00000000">
            <w:pPr>
              <w:spacing w:after="0"/>
            </w:pPr>
            <w:r>
              <w:rPr>
                <w:sz w:val="14"/>
              </w:rPr>
              <w:t>string</w:t>
            </w:r>
          </w:p>
        </w:tc>
        <w:tc>
          <w:tcPr>
            <w:tcW w:w="1008" w:type="dxa"/>
          </w:tcPr>
          <w:p w:rsidR="00E36CE1" w:rsidRDefault="00000000">
            <w:pPr>
              <w:spacing w:after="0"/>
            </w:pPr>
            <w:r>
              <w:rPr>
                <w:sz w:val="14"/>
              </w:rPr>
              <w:t>no</w:t>
            </w:r>
          </w:p>
        </w:tc>
        <w:tc>
          <w:tcPr>
            <w:tcW w:w="5760" w:type="dxa"/>
          </w:tcPr>
          <w:p w:rsidR="00E36CE1" w:rsidRDefault="00000000">
            <w:pPr>
              <w:spacing w:after="0"/>
            </w:pPr>
            <w:r>
              <w:rPr>
                <w:sz w:val="14"/>
              </w:rPr>
              <w:t>Must match existing product if provided.</w:t>
            </w:r>
          </w:p>
        </w:tc>
      </w:tr>
      <w:tr w:rsidR="00E36CE1">
        <w:trPr>
          <w:jc w:val="center"/>
        </w:trPr>
        <w:tc>
          <w:tcPr>
            <w:tcW w:w="2160" w:type="dxa"/>
          </w:tcPr>
          <w:p w:rsidR="00E36CE1" w:rsidRDefault="00000000">
            <w:pPr>
              <w:spacing w:after="0"/>
            </w:pPr>
            <w:r>
              <w:rPr>
                <w:sz w:val="14"/>
              </w:rPr>
              <w:t>shift_code</w:t>
            </w:r>
          </w:p>
        </w:tc>
        <w:tc>
          <w:tcPr>
            <w:tcW w:w="1728" w:type="dxa"/>
          </w:tcPr>
          <w:p w:rsidR="00E36CE1" w:rsidRDefault="00000000">
            <w:pPr>
              <w:spacing w:after="0"/>
            </w:pPr>
            <w:r>
              <w:rPr>
                <w:sz w:val="14"/>
              </w:rPr>
              <w:t>string</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Must match existing shift.</w:t>
            </w:r>
          </w:p>
        </w:tc>
      </w:tr>
      <w:tr w:rsidR="00E36CE1">
        <w:trPr>
          <w:jc w:val="center"/>
        </w:trPr>
        <w:tc>
          <w:tcPr>
            <w:tcW w:w="2160" w:type="dxa"/>
          </w:tcPr>
          <w:p w:rsidR="00E36CE1" w:rsidRDefault="00000000">
            <w:pPr>
              <w:spacing w:after="0"/>
            </w:pPr>
            <w:r>
              <w:rPr>
                <w:sz w:val="14"/>
              </w:rPr>
              <w:t>units_produced</w:t>
            </w:r>
          </w:p>
        </w:tc>
        <w:tc>
          <w:tcPr>
            <w:tcW w:w="1728" w:type="dxa"/>
          </w:tcPr>
          <w:p w:rsidR="00E36CE1" w:rsidRDefault="00000000">
            <w:pPr>
              <w:spacing w:after="0"/>
            </w:pPr>
            <w:r>
              <w:rPr>
                <w:sz w:val="14"/>
              </w:rPr>
              <w:t>integer</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&gt;= 0.</w:t>
            </w:r>
          </w:p>
        </w:tc>
      </w:tr>
      <w:tr w:rsidR="00E36CE1">
        <w:trPr>
          <w:jc w:val="center"/>
        </w:trPr>
        <w:tc>
          <w:tcPr>
            <w:tcW w:w="2160" w:type="dxa"/>
          </w:tcPr>
          <w:p w:rsidR="00E36CE1" w:rsidRDefault="00000000">
            <w:pPr>
              <w:spacing w:after="0"/>
            </w:pPr>
            <w:r>
              <w:rPr>
                <w:sz w:val="14"/>
              </w:rPr>
              <w:t>batch_code</w:t>
            </w:r>
          </w:p>
        </w:tc>
        <w:tc>
          <w:tcPr>
            <w:tcW w:w="1728" w:type="dxa"/>
          </w:tcPr>
          <w:p w:rsidR="00E36CE1" w:rsidRDefault="00000000">
            <w:pPr>
              <w:spacing w:after="0"/>
            </w:pPr>
            <w:r>
              <w:rPr>
                <w:sz w:val="14"/>
              </w:rPr>
              <w:t>string</w:t>
            </w:r>
          </w:p>
        </w:tc>
        <w:tc>
          <w:tcPr>
            <w:tcW w:w="1008" w:type="dxa"/>
          </w:tcPr>
          <w:p w:rsidR="00E36CE1" w:rsidRDefault="00000000">
            <w:pPr>
              <w:spacing w:after="0"/>
            </w:pPr>
            <w:r>
              <w:rPr>
                <w:sz w:val="14"/>
              </w:rPr>
              <w:t>no</w:t>
            </w:r>
          </w:p>
        </w:tc>
        <w:tc>
          <w:tcPr>
            <w:tcW w:w="5760" w:type="dxa"/>
          </w:tcPr>
          <w:p w:rsidR="00E36CE1" w:rsidRDefault="00000000">
            <w:pPr>
              <w:spacing w:after="0"/>
            </w:pPr>
            <w:r>
              <w:rPr>
                <w:sz w:val="14"/>
              </w:rPr>
              <w:t>Optional. Max 80 chars.</w:t>
            </w:r>
          </w:p>
        </w:tc>
      </w:tr>
    </w:tbl>
    <w:p w:rsidR="00E36CE1" w:rsidRDefault="00E36CE1"/>
    <w:p w:rsidR="00E36CE1" w:rsidRDefault="00000000">
      <w:pPr>
        <w:pStyle w:val="Heading2"/>
      </w:pPr>
      <w:r>
        <w:t>16.3 energy_measurements.csv</w:t>
      </w:r>
    </w:p>
    <w:tbl>
      <w:tblPr>
        <w:tblStyle w:val="TableGrid"/>
        <w:tblW w:w="0" w:type="auto"/>
        <w:jc w:val="center"/>
        <w:tblLook w:val="04A0" w:firstRow="1" w:lastRow="0" w:firstColumn="1" w:lastColumn="0" w:noHBand="0" w:noVBand="1"/>
      </w:tblPr>
      <w:tblGrid>
        <w:gridCol w:w="2058"/>
        <w:gridCol w:w="1634"/>
        <w:gridCol w:w="998"/>
        <w:gridCol w:w="5309"/>
      </w:tblGrid>
      <w:tr w:rsidR="00E36CE1">
        <w:trPr>
          <w:tblHeader/>
          <w:jc w:val="center"/>
        </w:trPr>
        <w:tc>
          <w:tcPr>
            <w:tcW w:w="2160" w:type="dxa"/>
            <w:shd w:val="clear" w:color="auto" w:fill="D9EAF7"/>
          </w:tcPr>
          <w:p w:rsidR="00E36CE1" w:rsidRDefault="00000000">
            <w:pPr>
              <w:spacing w:after="0"/>
            </w:pPr>
            <w:r>
              <w:rPr>
                <w:b/>
                <w:sz w:val="14"/>
              </w:rPr>
              <w:t>Field</w:t>
            </w:r>
          </w:p>
        </w:tc>
        <w:tc>
          <w:tcPr>
            <w:tcW w:w="1728" w:type="dxa"/>
            <w:shd w:val="clear" w:color="auto" w:fill="D9EAF7"/>
          </w:tcPr>
          <w:p w:rsidR="00E36CE1" w:rsidRDefault="00000000">
            <w:pPr>
              <w:spacing w:after="0"/>
            </w:pPr>
            <w:r>
              <w:rPr>
                <w:b/>
                <w:sz w:val="14"/>
              </w:rPr>
              <w:t>Type</w:t>
            </w:r>
          </w:p>
        </w:tc>
        <w:tc>
          <w:tcPr>
            <w:tcW w:w="1008" w:type="dxa"/>
            <w:shd w:val="clear" w:color="auto" w:fill="D9EAF7"/>
          </w:tcPr>
          <w:p w:rsidR="00E36CE1" w:rsidRDefault="00000000">
            <w:pPr>
              <w:spacing w:after="0"/>
            </w:pPr>
            <w:r>
              <w:rPr>
                <w:b/>
                <w:sz w:val="14"/>
              </w:rPr>
              <w:t>Required</w:t>
            </w:r>
          </w:p>
        </w:tc>
        <w:tc>
          <w:tcPr>
            <w:tcW w:w="5760" w:type="dxa"/>
            <w:shd w:val="clear" w:color="auto" w:fill="D9EAF7"/>
          </w:tcPr>
          <w:p w:rsidR="00E36CE1" w:rsidRDefault="00000000">
            <w:pPr>
              <w:spacing w:after="0"/>
            </w:pPr>
            <w:r>
              <w:rPr>
                <w:b/>
                <w:sz w:val="14"/>
              </w:rPr>
              <w:t>Validation / meaning</w:t>
            </w:r>
          </w:p>
        </w:tc>
      </w:tr>
      <w:tr w:rsidR="00E36CE1">
        <w:trPr>
          <w:jc w:val="center"/>
        </w:trPr>
        <w:tc>
          <w:tcPr>
            <w:tcW w:w="2160" w:type="dxa"/>
          </w:tcPr>
          <w:p w:rsidR="00E36CE1" w:rsidRDefault="00000000">
            <w:pPr>
              <w:spacing w:after="0"/>
            </w:pPr>
            <w:r>
              <w:rPr>
                <w:sz w:val="14"/>
              </w:rPr>
              <w:t>period_start</w:t>
            </w:r>
          </w:p>
        </w:tc>
        <w:tc>
          <w:tcPr>
            <w:tcW w:w="1728" w:type="dxa"/>
          </w:tcPr>
          <w:p w:rsidR="00E36CE1" w:rsidRDefault="00000000">
            <w:pPr>
              <w:spacing w:after="0"/>
            </w:pPr>
            <w:r>
              <w:rPr>
                <w:sz w:val="14"/>
              </w:rPr>
              <w:t>datetime</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ISO-8601 with timezone.</w:t>
            </w:r>
          </w:p>
        </w:tc>
      </w:tr>
      <w:tr w:rsidR="00E36CE1">
        <w:trPr>
          <w:jc w:val="center"/>
        </w:trPr>
        <w:tc>
          <w:tcPr>
            <w:tcW w:w="2160" w:type="dxa"/>
          </w:tcPr>
          <w:p w:rsidR="00E36CE1" w:rsidRDefault="00000000">
            <w:pPr>
              <w:spacing w:after="0"/>
            </w:pPr>
            <w:r>
              <w:rPr>
                <w:sz w:val="14"/>
              </w:rPr>
              <w:t>period_end</w:t>
            </w:r>
          </w:p>
        </w:tc>
        <w:tc>
          <w:tcPr>
            <w:tcW w:w="1728" w:type="dxa"/>
          </w:tcPr>
          <w:p w:rsidR="00E36CE1" w:rsidRDefault="00000000">
            <w:pPr>
              <w:spacing w:after="0"/>
            </w:pPr>
            <w:r>
              <w:rPr>
                <w:sz w:val="14"/>
              </w:rPr>
              <w:t>datetime</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Must be after period_start.</w:t>
            </w:r>
          </w:p>
        </w:tc>
      </w:tr>
      <w:tr w:rsidR="00E36CE1">
        <w:trPr>
          <w:jc w:val="center"/>
        </w:trPr>
        <w:tc>
          <w:tcPr>
            <w:tcW w:w="2160" w:type="dxa"/>
          </w:tcPr>
          <w:p w:rsidR="00E36CE1" w:rsidRDefault="00000000">
            <w:pPr>
              <w:spacing w:after="0"/>
            </w:pPr>
            <w:r>
              <w:rPr>
                <w:sz w:val="14"/>
              </w:rPr>
              <w:t>factory_code</w:t>
            </w:r>
          </w:p>
        </w:tc>
        <w:tc>
          <w:tcPr>
            <w:tcW w:w="1728" w:type="dxa"/>
          </w:tcPr>
          <w:p w:rsidR="00E36CE1" w:rsidRDefault="00000000">
            <w:pPr>
              <w:spacing w:after="0"/>
            </w:pPr>
            <w:r>
              <w:rPr>
                <w:sz w:val="14"/>
              </w:rPr>
              <w:t>string</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Must match existing factory.</w:t>
            </w:r>
          </w:p>
        </w:tc>
      </w:tr>
      <w:tr w:rsidR="00E36CE1">
        <w:trPr>
          <w:jc w:val="center"/>
        </w:trPr>
        <w:tc>
          <w:tcPr>
            <w:tcW w:w="2160" w:type="dxa"/>
          </w:tcPr>
          <w:p w:rsidR="00E36CE1" w:rsidRDefault="00000000">
            <w:pPr>
              <w:spacing w:after="0"/>
            </w:pPr>
            <w:r>
              <w:rPr>
                <w:sz w:val="14"/>
              </w:rPr>
              <w:t>line_code</w:t>
            </w:r>
          </w:p>
        </w:tc>
        <w:tc>
          <w:tcPr>
            <w:tcW w:w="1728" w:type="dxa"/>
          </w:tcPr>
          <w:p w:rsidR="00E36CE1" w:rsidRDefault="00000000">
            <w:pPr>
              <w:spacing w:after="0"/>
            </w:pPr>
            <w:r>
              <w:rPr>
                <w:sz w:val="14"/>
              </w:rPr>
              <w:t>string</w:t>
            </w:r>
          </w:p>
        </w:tc>
        <w:tc>
          <w:tcPr>
            <w:tcW w:w="1008" w:type="dxa"/>
          </w:tcPr>
          <w:p w:rsidR="00E36CE1" w:rsidRDefault="00000000">
            <w:pPr>
              <w:spacing w:after="0"/>
            </w:pPr>
            <w:r>
              <w:rPr>
                <w:sz w:val="14"/>
              </w:rPr>
              <w:t>conditional</w:t>
            </w:r>
          </w:p>
        </w:tc>
        <w:tc>
          <w:tcPr>
            <w:tcW w:w="5760" w:type="dxa"/>
          </w:tcPr>
          <w:p w:rsidR="00E36CE1" w:rsidRDefault="00000000">
            <w:pPr>
              <w:spacing w:after="0"/>
            </w:pPr>
            <w:r>
              <w:rPr>
                <w:sz w:val="14"/>
              </w:rPr>
              <w:t>Required when machine_code is empty.</w:t>
            </w:r>
          </w:p>
        </w:tc>
      </w:tr>
      <w:tr w:rsidR="00E36CE1">
        <w:trPr>
          <w:jc w:val="center"/>
        </w:trPr>
        <w:tc>
          <w:tcPr>
            <w:tcW w:w="2160" w:type="dxa"/>
          </w:tcPr>
          <w:p w:rsidR="00E36CE1" w:rsidRDefault="00000000">
            <w:pPr>
              <w:spacing w:after="0"/>
            </w:pPr>
            <w:r>
              <w:rPr>
                <w:sz w:val="14"/>
              </w:rPr>
              <w:t>machine_code</w:t>
            </w:r>
          </w:p>
        </w:tc>
        <w:tc>
          <w:tcPr>
            <w:tcW w:w="1728" w:type="dxa"/>
          </w:tcPr>
          <w:p w:rsidR="00E36CE1" w:rsidRDefault="00000000">
            <w:pPr>
              <w:spacing w:after="0"/>
            </w:pPr>
            <w:r>
              <w:rPr>
                <w:sz w:val="14"/>
              </w:rPr>
              <w:t>string</w:t>
            </w:r>
          </w:p>
        </w:tc>
        <w:tc>
          <w:tcPr>
            <w:tcW w:w="1008" w:type="dxa"/>
          </w:tcPr>
          <w:p w:rsidR="00E36CE1" w:rsidRDefault="00000000">
            <w:pPr>
              <w:spacing w:after="0"/>
            </w:pPr>
            <w:r>
              <w:rPr>
                <w:sz w:val="14"/>
              </w:rPr>
              <w:t>conditional</w:t>
            </w:r>
          </w:p>
        </w:tc>
        <w:tc>
          <w:tcPr>
            <w:tcW w:w="5760" w:type="dxa"/>
          </w:tcPr>
          <w:p w:rsidR="00E36CE1" w:rsidRDefault="00000000">
            <w:pPr>
              <w:spacing w:after="0"/>
            </w:pPr>
            <w:r>
              <w:rPr>
                <w:sz w:val="14"/>
              </w:rPr>
              <w:t>Required when line_code is empty.</w:t>
            </w:r>
          </w:p>
        </w:tc>
      </w:tr>
      <w:tr w:rsidR="00E36CE1">
        <w:trPr>
          <w:jc w:val="center"/>
        </w:trPr>
        <w:tc>
          <w:tcPr>
            <w:tcW w:w="2160" w:type="dxa"/>
          </w:tcPr>
          <w:p w:rsidR="00E36CE1" w:rsidRDefault="00000000">
            <w:pPr>
              <w:spacing w:after="0"/>
            </w:pPr>
            <w:r>
              <w:rPr>
                <w:sz w:val="14"/>
              </w:rPr>
              <w:t>shift_code</w:t>
            </w:r>
          </w:p>
        </w:tc>
        <w:tc>
          <w:tcPr>
            <w:tcW w:w="1728" w:type="dxa"/>
          </w:tcPr>
          <w:p w:rsidR="00E36CE1" w:rsidRDefault="00000000">
            <w:pPr>
              <w:spacing w:after="0"/>
            </w:pPr>
            <w:r>
              <w:rPr>
                <w:sz w:val="14"/>
              </w:rPr>
              <w:t>string</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Must match existing shift.</w:t>
            </w:r>
          </w:p>
        </w:tc>
      </w:tr>
      <w:tr w:rsidR="00E36CE1">
        <w:trPr>
          <w:jc w:val="center"/>
        </w:trPr>
        <w:tc>
          <w:tcPr>
            <w:tcW w:w="2160" w:type="dxa"/>
          </w:tcPr>
          <w:p w:rsidR="00E36CE1" w:rsidRDefault="00000000">
            <w:pPr>
              <w:spacing w:after="0"/>
            </w:pPr>
            <w:r>
              <w:rPr>
                <w:sz w:val="14"/>
              </w:rPr>
              <w:t>energy_kwh</w:t>
            </w:r>
          </w:p>
        </w:tc>
        <w:tc>
          <w:tcPr>
            <w:tcW w:w="1728" w:type="dxa"/>
          </w:tcPr>
          <w:p w:rsidR="00E36CE1" w:rsidRDefault="00000000">
            <w:pPr>
              <w:spacing w:after="0"/>
            </w:pPr>
            <w:r>
              <w:rPr>
                <w:sz w:val="14"/>
              </w:rPr>
              <w:t>decimal</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&gt;= 0, scale max 3.</w:t>
            </w:r>
          </w:p>
        </w:tc>
      </w:tr>
    </w:tbl>
    <w:p w:rsidR="00E36CE1" w:rsidRDefault="00E36CE1"/>
    <w:p w:rsidR="00E36CE1" w:rsidRDefault="00000000">
      <w:pPr>
        <w:pStyle w:val="Heading2"/>
      </w:pPr>
      <w:r>
        <w:t>16.4 downtime_records.csv</w:t>
      </w:r>
    </w:p>
    <w:tbl>
      <w:tblPr>
        <w:tblStyle w:val="TableGrid"/>
        <w:tblW w:w="0" w:type="auto"/>
        <w:jc w:val="center"/>
        <w:tblLook w:val="04A0" w:firstRow="1" w:lastRow="0" w:firstColumn="1" w:lastColumn="0" w:noHBand="0" w:noVBand="1"/>
      </w:tblPr>
      <w:tblGrid>
        <w:gridCol w:w="2062"/>
        <w:gridCol w:w="1637"/>
        <w:gridCol w:w="988"/>
        <w:gridCol w:w="5312"/>
      </w:tblGrid>
      <w:tr w:rsidR="00E36CE1">
        <w:trPr>
          <w:tblHeader/>
          <w:jc w:val="center"/>
        </w:trPr>
        <w:tc>
          <w:tcPr>
            <w:tcW w:w="2160" w:type="dxa"/>
            <w:shd w:val="clear" w:color="auto" w:fill="D9EAF7"/>
          </w:tcPr>
          <w:p w:rsidR="00E36CE1" w:rsidRDefault="00000000">
            <w:pPr>
              <w:spacing w:after="0"/>
            </w:pPr>
            <w:r>
              <w:rPr>
                <w:b/>
                <w:sz w:val="14"/>
              </w:rPr>
              <w:t>Field</w:t>
            </w:r>
          </w:p>
        </w:tc>
        <w:tc>
          <w:tcPr>
            <w:tcW w:w="1728" w:type="dxa"/>
            <w:shd w:val="clear" w:color="auto" w:fill="D9EAF7"/>
          </w:tcPr>
          <w:p w:rsidR="00E36CE1" w:rsidRDefault="00000000">
            <w:pPr>
              <w:spacing w:after="0"/>
            </w:pPr>
            <w:r>
              <w:rPr>
                <w:b/>
                <w:sz w:val="14"/>
              </w:rPr>
              <w:t>Type</w:t>
            </w:r>
          </w:p>
        </w:tc>
        <w:tc>
          <w:tcPr>
            <w:tcW w:w="1008" w:type="dxa"/>
            <w:shd w:val="clear" w:color="auto" w:fill="D9EAF7"/>
          </w:tcPr>
          <w:p w:rsidR="00E36CE1" w:rsidRDefault="00000000">
            <w:pPr>
              <w:spacing w:after="0"/>
            </w:pPr>
            <w:r>
              <w:rPr>
                <w:b/>
                <w:sz w:val="14"/>
              </w:rPr>
              <w:t>Required</w:t>
            </w:r>
          </w:p>
        </w:tc>
        <w:tc>
          <w:tcPr>
            <w:tcW w:w="5760" w:type="dxa"/>
            <w:shd w:val="clear" w:color="auto" w:fill="D9EAF7"/>
          </w:tcPr>
          <w:p w:rsidR="00E36CE1" w:rsidRDefault="00000000">
            <w:pPr>
              <w:spacing w:after="0"/>
            </w:pPr>
            <w:r>
              <w:rPr>
                <w:b/>
                <w:sz w:val="14"/>
              </w:rPr>
              <w:t>Validation / meaning</w:t>
            </w:r>
          </w:p>
        </w:tc>
      </w:tr>
      <w:tr w:rsidR="00E36CE1">
        <w:trPr>
          <w:jc w:val="center"/>
        </w:trPr>
        <w:tc>
          <w:tcPr>
            <w:tcW w:w="2160" w:type="dxa"/>
          </w:tcPr>
          <w:p w:rsidR="00E36CE1" w:rsidRDefault="00000000">
            <w:pPr>
              <w:spacing w:after="0"/>
            </w:pPr>
            <w:r>
              <w:rPr>
                <w:sz w:val="14"/>
              </w:rPr>
              <w:t>period_start</w:t>
            </w:r>
          </w:p>
        </w:tc>
        <w:tc>
          <w:tcPr>
            <w:tcW w:w="1728" w:type="dxa"/>
          </w:tcPr>
          <w:p w:rsidR="00E36CE1" w:rsidRDefault="00000000">
            <w:pPr>
              <w:spacing w:after="0"/>
            </w:pPr>
            <w:r>
              <w:rPr>
                <w:sz w:val="14"/>
              </w:rPr>
              <w:t>datetime</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ISO-8601 with timezone.</w:t>
            </w:r>
          </w:p>
        </w:tc>
      </w:tr>
      <w:tr w:rsidR="00E36CE1">
        <w:trPr>
          <w:jc w:val="center"/>
        </w:trPr>
        <w:tc>
          <w:tcPr>
            <w:tcW w:w="2160" w:type="dxa"/>
          </w:tcPr>
          <w:p w:rsidR="00E36CE1" w:rsidRDefault="00000000">
            <w:pPr>
              <w:spacing w:after="0"/>
            </w:pPr>
            <w:r>
              <w:rPr>
                <w:sz w:val="14"/>
              </w:rPr>
              <w:t>period_end</w:t>
            </w:r>
          </w:p>
        </w:tc>
        <w:tc>
          <w:tcPr>
            <w:tcW w:w="1728" w:type="dxa"/>
          </w:tcPr>
          <w:p w:rsidR="00E36CE1" w:rsidRDefault="00000000">
            <w:pPr>
              <w:spacing w:after="0"/>
            </w:pPr>
            <w:r>
              <w:rPr>
                <w:sz w:val="14"/>
              </w:rPr>
              <w:t>datetime</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Must be after period_start.</w:t>
            </w:r>
          </w:p>
        </w:tc>
      </w:tr>
      <w:tr w:rsidR="00E36CE1">
        <w:trPr>
          <w:jc w:val="center"/>
        </w:trPr>
        <w:tc>
          <w:tcPr>
            <w:tcW w:w="2160" w:type="dxa"/>
          </w:tcPr>
          <w:p w:rsidR="00E36CE1" w:rsidRDefault="00000000">
            <w:pPr>
              <w:spacing w:after="0"/>
            </w:pPr>
            <w:r>
              <w:rPr>
                <w:sz w:val="14"/>
              </w:rPr>
              <w:t>machine_code</w:t>
            </w:r>
          </w:p>
        </w:tc>
        <w:tc>
          <w:tcPr>
            <w:tcW w:w="1728" w:type="dxa"/>
          </w:tcPr>
          <w:p w:rsidR="00E36CE1" w:rsidRDefault="00000000">
            <w:pPr>
              <w:spacing w:after="0"/>
            </w:pPr>
            <w:r>
              <w:rPr>
                <w:sz w:val="14"/>
              </w:rPr>
              <w:t>string</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Must match existing machine.</w:t>
            </w:r>
          </w:p>
        </w:tc>
      </w:tr>
      <w:tr w:rsidR="00E36CE1">
        <w:trPr>
          <w:jc w:val="center"/>
        </w:trPr>
        <w:tc>
          <w:tcPr>
            <w:tcW w:w="2160" w:type="dxa"/>
          </w:tcPr>
          <w:p w:rsidR="00E36CE1" w:rsidRDefault="00000000">
            <w:pPr>
              <w:spacing w:after="0"/>
            </w:pPr>
            <w:r>
              <w:rPr>
                <w:sz w:val="14"/>
              </w:rPr>
              <w:t>shift_code</w:t>
            </w:r>
          </w:p>
        </w:tc>
        <w:tc>
          <w:tcPr>
            <w:tcW w:w="1728" w:type="dxa"/>
          </w:tcPr>
          <w:p w:rsidR="00E36CE1" w:rsidRDefault="00000000">
            <w:pPr>
              <w:spacing w:after="0"/>
            </w:pPr>
            <w:r>
              <w:rPr>
                <w:sz w:val="14"/>
              </w:rPr>
              <w:t>string</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Must match existing shift.</w:t>
            </w:r>
          </w:p>
        </w:tc>
      </w:tr>
      <w:tr w:rsidR="00E36CE1">
        <w:trPr>
          <w:jc w:val="center"/>
        </w:trPr>
        <w:tc>
          <w:tcPr>
            <w:tcW w:w="2160" w:type="dxa"/>
          </w:tcPr>
          <w:p w:rsidR="00E36CE1" w:rsidRDefault="00000000">
            <w:pPr>
              <w:spacing w:after="0"/>
            </w:pPr>
            <w:r>
              <w:rPr>
                <w:sz w:val="14"/>
              </w:rPr>
              <w:t>downtime_min</w:t>
            </w:r>
          </w:p>
        </w:tc>
        <w:tc>
          <w:tcPr>
            <w:tcW w:w="1728" w:type="dxa"/>
          </w:tcPr>
          <w:p w:rsidR="00E36CE1" w:rsidRDefault="00000000">
            <w:pPr>
              <w:spacing w:after="0"/>
            </w:pPr>
            <w:r>
              <w:rPr>
                <w:sz w:val="14"/>
              </w:rPr>
              <w:t>integer</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&gt;= 0 and &lt;= period duration minutes.</w:t>
            </w:r>
          </w:p>
        </w:tc>
      </w:tr>
      <w:tr w:rsidR="00E36CE1">
        <w:trPr>
          <w:jc w:val="center"/>
        </w:trPr>
        <w:tc>
          <w:tcPr>
            <w:tcW w:w="2160" w:type="dxa"/>
          </w:tcPr>
          <w:p w:rsidR="00E36CE1" w:rsidRDefault="00000000">
            <w:pPr>
              <w:spacing w:after="0"/>
            </w:pPr>
            <w:r>
              <w:rPr>
                <w:sz w:val="14"/>
              </w:rPr>
              <w:t>reason_code</w:t>
            </w:r>
          </w:p>
        </w:tc>
        <w:tc>
          <w:tcPr>
            <w:tcW w:w="1728" w:type="dxa"/>
          </w:tcPr>
          <w:p w:rsidR="00E36CE1" w:rsidRDefault="00000000">
            <w:pPr>
              <w:spacing w:after="0"/>
            </w:pPr>
            <w:r>
              <w:rPr>
                <w:sz w:val="14"/>
              </w:rPr>
              <w:t>string</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Must match downtime reason.</w:t>
            </w:r>
          </w:p>
        </w:tc>
      </w:tr>
      <w:tr w:rsidR="00E36CE1">
        <w:trPr>
          <w:jc w:val="center"/>
        </w:trPr>
        <w:tc>
          <w:tcPr>
            <w:tcW w:w="2160" w:type="dxa"/>
          </w:tcPr>
          <w:p w:rsidR="00E36CE1" w:rsidRDefault="00000000">
            <w:pPr>
              <w:spacing w:after="0"/>
            </w:pPr>
            <w:r>
              <w:rPr>
                <w:sz w:val="14"/>
              </w:rPr>
              <w:t>comment</w:t>
            </w:r>
          </w:p>
        </w:tc>
        <w:tc>
          <w:tcPr>
            <w:tcW w:w="1728" w:type="dxa"/>
          </w:tcPr>
          <w:p w:rsidR="00E36CE1" w:rsidRDefault="00000000">
            <w:pPr>
              <w:spacing w:after="0"/>
            </w:pPr>
            <w:r>
              <w:rPr>
                <w:sz w:val="14"/>
              </w:rPr>
              <w:t>string</w:t>
            </w:r>
          </w:p>
        </w:tc>
        <w:tc>
          <w:tcPr>
            <w:tcW w:w="1008" w:type="dxa"/>
          </w:tcPr>
          <w:p w:rsidR="00E36CE1" w:rsidRDefault="00000000">
            <w:pPr>
              <w:spacing w:after="0"/>
            </w:pPr>
            <w:r>
              <w:rPr>
                <w:sz w:val="14"/>
              </w:rPr>
              <w:t>no</w:t>
            </w:r>
          </w:p>
        </w:tc>
        <w:tc>
          <w:tcPr>
            <w:tcW w:w="5760" w:type="dxa"/>
          </w:tcPr>
          <w:p w:rsidR="00E36CE1" w:rsidRDefault="00000000">
            <w:pPr>
              <w:spacing w:after="0"/>
            </w:pPr>
            <w:r>
              <w:rPr>
                <w:sz w:val="14"/>
              </w:rPr>
              <w:t>Max 500 chars.</w:t>
            </w:r>
          </w:p>
        </w:tc>
      </w:tr>
    </w:tbl>
    <w:p w:rsidR="00E36CE1" w:rsidRDefault="00E36CE1"/>
    <w:p w:rsidR="00E36CE1" w:rsidRDefault="00000000">
      <w:pPr>
        <w:pStyle w:val="Heading2"/>
      </w:pPr>
      <w:r>
        <w:t>16.5 scrap_records.csv</w:t>
      </w:r>
    </w:p>
    <w:tbl>
      <w:tblPr>
        <w:tblStyle w:val="TableGrid"/>
        <w:tblW w:w="0" w:type="auto"/>
        <w:jc w:val="center"/>
        <w:tblLook w:val="04A0" w:firstRow="1" w:lastRow="0" w:firstColumn="1" w:lastColumn="0" w:noHBand="0" w:noVBand="1"/>
      </w:tblPr>
      <w:tblGrid>
        <w:gridCol w:w="2095"/>
        <w:gridCol w:w="1632"/>
        <w:gridCol w:w="987"/>
        <w:gridCol w:w="5285"/>
      </w:tblGrid>
      <w:tr w:rsidR="00E36CE1">
        <w:trPr>
          <w:tblHeader/>
          <w:jc w:val="center"/>
        </w:trPr>
        <w:tc>
          <w:tcPr>
            <w:tcW w:w="2160" w:type="dxa"/>
            <w:shd w:val="clear" w:color="auto" w:fill="D9EAF7"/>
          </w:tcPr>
          <w:p w:rsidR="00E36CE1" w:rsidRDefault="00000000">
            <w:pPr>
              <w:spacing w:after="0"/>
            </w:pPr>
            <w:r>
              <w:rPr>
                <w:b/>
                <w:sz w:val="14"/>
              </w:rPr>
              <w:t>Field</w:t>
            </w:r>
          </w:p>
        </w:tc>
        <w:tc>
          <w:tcPr>
            <w:tcW w:w="1728" w:type="dxa"/>
            <w:shd w:val="clear" w:color="auto" w:fill="D9EAF7"/>
          </w:tcPr>
          <w:p w:rsidR="00E36CE1" w:rsidRDefault="00000000">
            <w:pPr>
              <w:spacing w:after="0"/>
            </w:pPr>
            <w:r>
              <w:rPr>
                <w:b/>
                <w:sz w:val="14"/>
              </w:rPr>
              <w:t>Type</w:t>
            </w:r>
          </w:p>
        </w:tc>
        <w:tc>
          <w:tcPr>
            <w:tcW w:w="1008" w:type="dxa"/>
            <w:shd w:val="clear" w:color="auto" w:fill="D9EAF7"/>
          </w:tcPr>
          <w:p w:rsidR="00E36CE1" w:rsidRDefault="00000000">
            <w:pPr>
              <w:spacing w:after="0"/>
            </w:pPr>
            <w:r>
              <w:rPr>
                <w:b/>
                <w:sz w:val="14"/>
              </w:rPr>
              <w:t>Required</w:t>
            </w:r>
          </w:p>
        </w:tc>
        <w:tc>
          <w:tcPr>
            <w:tcW w:w="5760" w:type="dxa"/>
            <w:shd w:val="clear" w:color="auto" w:fill="D9EAF7"/>
          </w:tcPr>
          <w:p w:rsidR="00E36CE1" w:rsidRDefault="00000000">
            <w:pPr>
              <w:spacing w:after="0"/>
            </w:pPr>
            <w:r>
              <w:rPr>
                <w:b/>
                <w:sz w:val="14"/>
              </w:rPr>
              <w:t>Validation / meaning</w:t>
            </w:r>
          </w:p>
        </w:tc>
      </w:tr>
      <w:tr w:rsidR="00E36CE1">
        <w:trPr>
          <w:jc w:val="center"/>
        </w:trPr>
        <w:tc>
          <w:tcPr>
            <w:tcW w:w="2160" w:type="dxa"/>
          </w:tcPr>
          <w:p w:rsidR="00E36CE1" w:rsidRDefault="00000000">
            <w:pPr>
              <w:spacing w:after="0"/>
            </w:pPr>
            <w:r>
              <w:rPr>
                <w:sz w:val="14"/>
              </w:rPr>
              <w:t>period_start</w:t>
            </w:r>
          </w:p>
        </w:tc>
        <w:tc>
          <w:tcPr>
            <w:tcW w:w="1728" w:type="dxa"/>
          </w:tcPr>
          <w:p w:rsidR="00E36CE1" w:rsidRDefault="00000000">
            <w:pPr>
              <w:spacing w:after="0"/>
            </w:pPr>
            <w:r>
              <w:rPr>
                <w:sz w:val="14"/>
              </w:rPr>
              <w:t>datetime</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ISO-8601 with timezone.</w:t>
            </w:r>
          </w:p>
        </w:tc>
      </w:tr>
      <w:tr w:rsidR="00E36CE1">
        <w:trPr>
          <w:jc w:val="center"/>
        </w:trPr>
        <w:tc>
          <w:tcPr>
            <w:tcW w:w="2160" w:type="dxa"/>
          </w:tcPr>
          <w:p w:rsidR="00E36CE1" w:rsidRDefault="00000000">
            <w:pPr>
              <w:spacing w:after="0"/>
            </w:pPr>
            <w:r>
              <w:rPr>
                <w:sz w:val="14"/>
              </w:rPr>
              <w:t>period_end</w:t>
            </w:r>
          </w:p>
        </w:tc>
        <w:tc>
          <w:tcPr>
            <w:tcW w:w="1728" w:type="dxa"/>
          </w:tcPr>
          <w:p w:rsidR="00E36CE1" w:rsidRDefault="00000000">
            <w:pPr>
              <w:spacing w:after="0"/>
            </w:pPr>
            <w:r>
              <w:rPr>
                <w:sz w:val="14"/>
              </w:rPr>
              <w:t>datetime</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Must be after period_start.</w:t>
            </w:r>
          </w:p>
        </w:tc>
      </w:tr>
      <w:tr w:rsidR="00E36CE1">
        <w:trPr>
          <w:jc w:val="center"/>
        </w:trPr>
        <w:tc>
          <w:tcPr>
            <w:tcW w:w="2160" w:type="dxa"/>
          </w:tcPr>
          <w:p w:rsidR="00E36CE1" w:rsidRDefault="00000000">
            <w:pPr>
              <w:spacing w:after="0"/>
            </w:pPr>
            <w:r>
              <w:rPr>
                <w:sz w:val="14"/>
              </w:rPr>
              <w:t>machine_code</w:t>
            </w:r>
          </w:p>
        </w:tc>
        <w:tc>
          <w:tcPr>
            <w:tcW w:w="1728" w:type="dxa"/>
          </w:tcPr>
          <w:p w:rsidR="00E36CE1" w:rsidRDefault="00000000">
            <w:pPr>
              <w:spacing w:after="0"/>
            </w:pPr>
            <w:r>
              <w:rPr>
                <w:sz w:val="14"/>
              </w:rPr>
              <w:t>string</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Must match existing machine.</w:t>
            </w:r>
          </w:p>
        </w:tc>
      </w:tr>
      <w:tr w:rsidR="00E36CE1">
        <w:trPr>
          <w:jc w:val="center"/>
        </w:trPr>
        <w:tc>
          <w:tcPr>
            <w:tcW w:w="2160" w:type="dxa"/>
          </w:tcPr>
          <w:p w:rsidR="00E36CE1" w:rsidRDefault="00000000">
            <w:pPr>
              <w:spacing w:after="0"/>
            </w:pPr>
            <w:r>
              <w:rPr>
                <w:sz w:val="14"/>
              </w:rPr>
              <w:t>product_code</w:t>
            </w:r>
          </w:p>
        </w:tc>
        <w:tc>
          <w:tcPr>
            <w:tcW w:w="1728" w:type="dxa"/>
          </w:tcPr>
          <w:p w:rsidR="00E36CE1" w:rsidRDefault="00000000">
            <w:pPr>
              <w:spacing w:after="0"/>
            </w:pPr>
            <w:r>
              <w:rPr>
                <w:sz w:val="14"/>
              </w:rPr>
              <w:t>string</w:t>
            </w:r>
          </w:p>
        </w:tc>
        <w:tc>
          <w:tcPr>
            <w:tcW w:w="1008" w:type="dxa"/>
          </w:tcPr>
          <w:p w:rsidR="00E36CE1" w:rsidRDefault="00000000">
            <w:pPr>
              <w:spacing w:after="0"/>
            </w:pPr>
            <w:r>
              <w:rPr>
                <w:sz w:val="14"/>
              </w:rPr>
              <w:t>no</w:t>
            </w:r>
          </w:p>
        </w:tc>
        <w:tc>
          <w:tcPr>
            <w:tcW w:w="5760" w:type="dxa"/>
          </w:tcPr>
          <w:p w:rsidR="00E36CE1" w:rsidRDefault="00000000">
            <w:pPr>
              <w:spacing w:after="0"/>
            </w:pPr>
            <w:r>
              <w:rPr>
                <w:sz w:val="14"/>
              </w:rPr>
              <w:t>Must match existing product if provided.</w:t>
            </w:r>
          </w:p>
        </w:tc>
      </w:tr>
      <w:tr w:rsidR="00E36CE1">
        <w:trPr>
          <w:jc w:val="center"/>
        </w:trPr>
        <w:tc>
          <w:tcPr>
            <w:tcW w:w="2160" w:type="dxa"/>
          </w:tcPr>
          <w:p w:rsidR="00E36CE1" w:rsidRDefault="00000000">
            <w:pPr>
              <w:spacing w:after="0"/>
            </w:pPr>
            <w:r>
              <w:rPr>
                <w:sz w:val="14"/>
              </w:rPr>
              <w:t>shift_code</w:t>
            </w:r>
          </w:p>
        </w:tc>
        <w:tc>
          <w:tcPr>
            <w:tcW w:w="1728" w:type="dxa"/>
          </w:tcPr>
          <w:p w:rsidR="00E36CE1" w:rsidRDefault="00000000">
            <w:pPr>
              <w:spacing w:after="0"/>
            </w:pPr>
            <w:r>
              <w:rPr>
                <w:sz w:val="14"/>
              </w:rPr>
              <w:t>string</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Must match existing shift.</w:t>
            </w:r>
          </w:p>
        </w:tc>
      </w:tr>
      <w:tr w:rsidR="00E36CE1">
        <w:trPr>
          <w:jc w:val="center"/>
        </w:trPr>
        <w:tc>
          <w:tcPr>
            <w:tcW w:w="2160" w:type="dxa"/>
          </w:tcPr>
          <w:p w:rsidR="00E36CE1" w:rsidRDefault="00000000">
            <w:pPr>
              <w:spacing w:after="0"/>
            </w:pPr>
            <w:r>
              <w:rPr>
                <w:sz w:val="14"/>
              </w:rPr>
              <w:t>scrap_count</w:t>
            </w:r>
          </w:p>
        </w:tc>
        <w:tc>
          <w:tcPr>
            <w:tcW w:w="1728" w:type="dxa"/>
          </w:tcPr>
          <w:p w:rsidR="00E36CE1" w:rsidRDefault="00000000">
            <w:pPr>
              <w:spacing w:after="0"/>
            </w:pPr>
            <w:r>
              <w:rPr>
                <w:sz w:val="14"/>
              </w:rPr>
              <w:t>integer</w:t>
            </w:r>
          </w:p>
        </w:tc>
        <w:tc>
          <w:tcPr>
            <w:tcW w:w="1008" w:type="dxa"/>
          </w:tcPr>
          <w:p w:rsidR="00E36CE1" w:rsidRDefault="00000000">
            <w:pPr>
              <w:spacing w:after="0"/>
            </w:pPr>
            <w:r>
              <w:rPr>
                <w:sz w:val="14"/>
              </w:rPr>
              <w:t>yes</w:t>
            </w:r>
          </w:p>
        </w:tc>
        <w:tc>
          <w:tcPr>
            <w:tcW w:w="5760" w:type="dxa"/>
          </w:tcPr>
          <w:p w:rsidR="00E36CE1" w:rsidRDefault="00000000">
            <w:pPr>
              <w:spacing w:after="0"/>
            </w:pPr>
            <w:r>
              <w:rPr>
                <w:sz w:val="14"/>
              </w:rPr>
              <w:t>&gt;= 0.</w:t>
            </w:r>
          </w:p>
        </w:tc>
      </w:tr>
      <w:tr w:rsidR="00E36CE1">
        <w:trPr>
          <w:jc w:val="center"/>
        </w:trPr>
        <w:tc>
          <w:tcPr>
            <w:tcW w:w="2160" w:type="dxa"/>
          </w:tcPr>
          <w:p w:rsidR="00E36CE1" w:rsidRDefault="00000000">
            <w:pPr>
              <w:spacing w:after="0"/>
            </w:pPr>
            <w:r>
              <w:rPr>
                <w:sz w:val="14"/>
              </w:rPr>
              <w:t>scrap_category_code</w:t>
            </w:r>
          </w:p>
        </w:tc>
        <w:tc>
          <w:tcPr>
            <w:tcW w:w="1728" w:type="dxa"/>
          </w:tcPr>
          <w:p w:rsidR="00E36CE1" w:rsidRDefault="00000000">
            <w:pPr>
              <w:spacing w:after="0"/>
            </w:pPr>
            <w:r>
              <w:rPr>
                <w:sz w:val="14"/>
              </w:rPr>
              <w:t>string</w:t>
            </w:r>
          </w:p>
        </w:tc>
        <w:tc>
          <w:tcPr>
            <w:tcW w:w="1008" w:type="dxa"/>
          </w:tcPr>
          <w:p w:rsidR="00E36CE1" w:rsidRDefault="00000000">
            <w:pPr>
              <w:spacing w:after="0"/>
            </w:pPr>
            <w:r>
              <w:rPr>
                <w:sz w:val="14"/>
              </w:rPr>
              <w:t>no</w:t>
            </w:r>
          </w:p>
        </w:tc>
        <w:tc>
          <w:tcPr>
            <w:tcW w:w="5760" w:type="dxa"/>
          </w:tcPr>
          <w:p w:rsidR="00E36CE1" w:rsidRDefault="00000000">
            <w:pPr>
              <w:spacing w:after="0"/>
            </w:pPr>
            <w:r>
              <w:rPr>
                <w:sz w:val="14"/>
              </w:rPr>
              <w:t>Must match category if provided.</w:t>
            </w:r>
          </w:p>
        </w:tc>
      </w:tr>
    </w:tbl>
    <w:p w:rsidR="00E36CE1" w:rsidRDefault="00E36CE1"/>
    <w:p w:rsidR="00E36CE1" w:rsidRDefault="00000000">
      <w:pPr>
        <w:pStyle w:val="Heading2"/>
        <w:rPr>
          <w:ins w:id="74" w:author="OQ-006 (Mohamed – Option A)" w:date="2026-07-05T00:00:00Z"/>
        </w:rPr>
      </w:pPr>
      <w:ins w:id="75" w:author="OQ-006 (Mohamed – Option A)" w:date="2026-07-05T00:00:00Z">
        <w:r>
          <w:t>16.6 Correction Imports and Rollback (OQ-006)</w:t>
        </w:r>
      </w:ins>
    </w:p>
    <w:p w:rsidR="00E36CE1" w:rsidRDefault="00000000">
      <w:pPr>
        <w:spacing w:after="120"/>
        <w:rPr>
          <w:ins w:id="76" w:author="OQ-006 (Mohamed – Option A)" w:date="2026-07-05T00:00:00Z"/>
        </w:rPr>
      </w:pPr>
      <w:ins w:id="77" w:author="OQ-006 (Mohamed – Option A)" w:date="2026-07-05T00:00:00Z">
        <w:r>
          <w:t>OQ-006 resolution (2026-07-05): corrections and rollbacks operate at import-job granularity. The unit of correction equals the unit of ingestion: an admin fixes the file and resends it against the job it replaces.</w:t>
        </w:r>
      </w:ins>
    </w:p>
    <w:p w:rsidR="00E36CE1" w:rsidRDefault="00000000">
      <w:pPr>
        <w:pStyle w:val="ListBullet"/>
        <w:rPr>
          <w:ins w:id="78" w:author="OQ-006 (Mohamed – Option A)" w:date="2026-07-05T00:00:00Z"/>
        </w:rPr>
      </w:pPr>
      <w:ins w:id="79" w:author="OQ-006 (Mohamed – Option A)" w:date="2026-07-05T00:00:00Z">
        <w:r>
          <w:t>Correction import: POST /api/v1/import-jobs/{id}/correction (ADMIN, multipart file). The target job determines the import type and template; the uploaded file passes exactly the same strict validation as a normal import and commits atomically. An invalid correction file changes nothing.</w:t>
        </w:r>
      </w:ins>
    </w:p>
    <w:p w:rsidR="00E36CE1" w:rsidRDefault="00000000">
      <w:pPr>
        <w:pStyle w:val="ListBullet"/>
        <w:rPr>
          <w:ins w:id="80" w:author="OQ-006 (Mohamed – Option A)" w:date="2026-07-05T00:00:00Z"/>
        </w:rPr>
      </w:pPr>
      <w:ins w:id="81" w:author="OQ-006 (Mohamed – Option A)" w:date="2026-07-05T00:00:00Z">
        <w:r>
          <w:t>Target restriction: only a job in COMMITTED status can be corrected or rolled back. Correcting a SUPERSEDED or FAILED job is rejected with a business-rule error.</w:t>
        </w:r>
      </w:ins>
    </w:p>
    <w:p w:rsidR="00E36CE1" w:rsidRDefault="00000000">
      <w:pPr>
        <w:pStyle w:val="ListBullet"/>
        <w:rPr>
          <w:ins w:id="82" w:author="OQ-006 (Mohamed – Option A)" w:date="2026-07-05T00:00:00Z"/>
        </w:rPr>
      </w:pPr>
      <w:ins w:id="83" w:author="OQ-006 (Mohamed – Option A)" w:date="2026-07-05T00:00:00Z">
        <w:r>
          <w:t>Effect of a committed correction: every measurement row of the target job is marked superseded (retained, never deleted), the correction job's rows become the active data, the target job status changes to SUPERSEDED, and the correction job stores corrects_import_job_id referencing the target.</w:t>
        </w:r>
      </w:ins>
    </w:p>
    <w:p w:rsidR="00E36CE1" w:rsidRDefault="00000000">
      <w:pPr>
        <w:pStyle w:val="ListBullet"/>
        <w:rPr>
          <w:ins w:id="84" w:author="OQ-006 (Mohamed – Option A)" w:date="2026-07-05T00:00:00Z"/>
        </w:rPr>
      </w:pPr>
      <w:ins w:id="85" w:author="OQ-006 (Mohamed – Option A)" w:date="2026-07-05T00:00:00Z">
        <w:r>
          <w:t>Rollback: POST /api/v1/import-jobs/{id}/rollback (ADMIN, mandatory reason). Supersedes the target job's rows without replacement and sets the job to SUPERSEDED. This is the operation for removing wrongly imported data entirely.</w:t>
        </w:r>
      </w:ins>
    </w:p>
    <w:p w:rsidR="00E36CE1" w:rsidRDefault="00000000">
      <w:pPr>
        <w:pStyle w:val="ListBullet"/>
        <w:rPr>
          <w:ins w:id="86" w:author="OQ-006 (Mohamed – Option A)" w:date="2026-07-05T00:00:00Z"/>
        </w:rPr>
      </w:pPr>
      <w:ins w:id="87" w:author="OQ-006 (Mohamed – Option A)" w:date="2026-07-05T00:00:00Z">
        <w:r>
          <w:t>Aggregation rule: every KPI, dashboard, report and export shall include only measurement rows whose import job is in COMMITTED status. Superseded rows remain queryable for audit and lineage views only.</w:t>
        </w:r>
      </w:ins>
    </w:p>
    <w:p w:rsidR="00E36CE1" w:rsidRDefault="00000000">
      <w:pPr>
        <w:pStyle w:val="ListBullet"/>
        <w:rPr>
          <w:ins w:id="88" w:author="OQ-006 (Mohamed – Option A)" w:date="2026-07-05T00:00:00Z"/>
        </w:rPr>
      </w:pPr>
      <w:ins w:id="89" w:author="OQ-006 (Mohamed – Option A)" w:date="2026-07-05T00:00:00Z">
        <w:r>
          <w:t>SUPERSEDED is a terminal, system-assigned job status added to the Section 24.6 vocabulary. It is never a polling outcome of the upload flow: polling still ends at COMMITTED or FAILED; SUPERSEDED is applied later by a correction or rollback.</w:t>
        </w:r>
      </w:ins>
    </w:p>
    <w:p w:rsidR="00E36CE1" w:rsidRDefault="00000000">
      <w:pPr>
        <w:pStyle w:val="ListBullet"/>
        <w:rPr>
          <w:ins w:id="90" w:author="OQ-006 (Mohamed – Option A)" w:date="2026-07-05T00:00:00Z"/>
        </w:rPr>
      </w:pPr>
      <w:ins w:id="91" w:author="OQ-006 (Mohamed – Option A)" w:date="2026-07-05T00:00:00Z">
        <w:r>
          <w:t>A committed correction or rollback triggers the deterministic post-import analytics run; anomaly supersession then follows Section 23.4. Corrections and anomaly reruns therefore share one consistent lineage model.</w:t>
        </w:r>
      </w:ins>
    </w:p>
    <w:p w:rsidR="00E36CE1" w:rsidRDefault="00000000">
      <w:pPr>
        <w:pStyle w:val="ListBullet"/>
        <w:rPr>
          <w:ins w:id="92" w:author="OQ-006 (Mohamed – Option A)" w:date="2026-07-05T00:00:00Z"/>
        </w:rPr>
      </w:pPr>
      <w:ins w:id="93" w:author="OQ-006 (Mohamed – Option A)" w:date="2026-07-05T00:00:00Z">
        <w:r>
          <w:t>Audit: a correction writes CSV_IMPORT_CORRECTED and a rollback writes CSV_IMPORT_ROLLED_BACK (Section 27.2), in addition to the normal import lifecycle events of the correction job itself.</w:t>
        </w:r>
      </w:ins>
    </w:p>
    <w:p w:rsidR="00E36CE1" w:rsidRDefault="00000000">
      <w:r>
        <w:br w:type="page"/>
      </w:r>
    </w:p>
    <w:p w:rsidR="00E36CE1" w:rsidRDefault="00000000">
      <w:pPr>
        <w:pStyle w:val="Heading1"/>
      </w:pPr>
      <w:r>
        <w:rPr>
          <w:color w:val="1F4E79"/>
        </w:rPr>
        <w:t>17. Data Validation and Error Handling</w:t>
      </w:r>
    </w:p>
    <w:p w:rsidR="00E36CE1" w:rsidRDefault="00000000">
      <w:r>
        <w:t>The backend shall return consistent error responses for all API failures. Error handling shall be centralized in @ControllerAdvice. Stack traces shall never be returned to the frontend.</w:t>
      </w:r>
    </w:p>
    <w:p w:rsidR="00E36CE1" w:rsidRDefault="00000000">
      <w:pPr>
        <w:pStyle w:val="Heading2"/>
      </w:pPr>
      <w:r>
        <w:t>17.1 Standard Error Response</w:t>
      </w:r>
    </w:p>
    <w:p w:rsidR="00E36CE1" w:rsidRDefault="00000000">
      <w:pPr>
        <w:pStyle w:val="CodeBlock"/>
      </w:pPr>
      <w:r>
        <w:t>{</w:t>
      </w:r>
      <w:r>
        <w:br/>
        <w:t xml:space="preserve">  "timestamp": "2026-07-03T08:15:30Z",</w:t>
      </w:r>
      <w:r>
        <w:br/>
        <w:t xml:space="preserve">  "status": 400,</w:t>
      </w:r>
      <w:r>
        <w:br/>
        <w:t xml:space="preserve">  "errorCode": "CSV_VALIDATION_FAILED",</w:t>
      </w:r>
      <w:r>
        <w:br/>
        <w:t xml:space="preserve">  "message": "The uploaded file contains invalid rows.",</w:t>
      </w:r>
      <w:r>
        <w:br/>
        <w:t xml:space="preserve">  "path": "/api/v1/import-jobs/production-records",</w:t>
      </w:r>
      <w:r>
        <w:br/>
        <w:t xml:space="preserve">  "details": [</w:t>
      </w:r>
      <w:r>
        <w:br/>
        <w:t xml:space="preserve">    {"row": 14, "column": "units_produced", "value": "-5", </w:t>
      </w:r>
      <w:del w:id="94" w:author="OQ-013 (Mohamed – Option B)" w:date="2026-07-05T00:00:00Z">
        <w:r>
          <w:delText>"message": "Value must be greater than or equal to zero."}</w:delText>
        </w:r>
      </w:del>
      <w:ins w:id="95" w:author="OQ-013 (Mohamed – Option B)" w:date="2026-07-05T00:00:00Z">
        <w:r>
          <w:t>"message": "Der Wert muss größer oder gleich null sein."}</w:t>
        </w:r>
      </w:ins>
      <w:r>
        <w:br/>
        <w:t xml:space="preserve">  ]</w:t>
      </w:r>
      <w:r>
        <w:br/>
        <w:t>}</w:t>
      </w:r>
    </w:p>
    <w:p w:rsidR="00E36CE1" w:rsidRDefault="00000000">
      <w:pPr>
        <w:pStyle w:val="Heading2"/>
      </w:pPr>
      <w:r>
        <w:t>17.2 Error Codes</w:t>
      </w:r>
    </w:p>
    <w:tbl>
      <w:tblPr>
        <w:tblStyle w:val="TableGrid"/>
        <w:tblW w:w="0" w:type="auto"/>
        <w:jc w:val="center"/>
        <w:tblLook w:val="04A0" w:firstRow="1" w:lastRow="0" w:firstColumn="1" w:lastColumn="0" w:noHBand="0" w:noVBand="1"/>
      </w:tblPr>
      <w:tblGrid>
        <w:gridCol w:w="2960"/>
        <w:gridCol w:w="1511"/>
        <w:gridCol w:w="5528"/>
      </w:tblGrid>
      <w:tr w:rsidR="00E36CE1">
        <w:trPr>
          <w:tblHeader/>
          <w:jc w:val="center"/>
        </w:trPr>
        <w:tc>
          <w:tcPr>
            <w:tcW w:w="3024" w:type="dxa"/>
            <w:shd w:val="clear" w:color="auto" w:fill="D9EAF7"/>
          </w:tcPr>
          <w:p w:rsidR="00E36CE1" w:rsidRDefault="00000000">
            <w:pPr>
              <w:spacing w:after="0"/>
            </w:pPr>
            <w:r>
              <w:rPr>
                <w:b/>
                <w:sz w:val="15"/>
              </w:rPr>
              <w:t>Code</w:t>
            </w:r>
          </w:p>
        </w:tc>
        <w:tc>
          <w:tcPr>
            <w:tcW w:w="1584" w:type="dxa"/>
            <w:shd w:val="clear" w:color="auto" w:fill="D9EAF7"/>
          </w:tcPr>
          <w:p w:rsidR="00E36CE1" w:rsidRDefault="00000000">
            <w:pPr>
              <w:spacing w:after="0"/>
            </w:pPr>
            <w:r>
              <w:rPr>
                <w:b/>
                <w:sz w:val="15"/>
              </w:rPr>
              <w:t>HTTP status</w:t>
            </w:r>
          </w:p>
        </w:tc>
        <w:tc>
          <w:tcPr>
            <w:tcW w:w="5904" w:type="dxa"/>
            <w:shd w:val="clear" w:color="auto" w:fill="D9EAF7"/>
          </w:tcPr>
          <w:p w:rsidR="00E36CE1" w:rsidRDefault="00000000">
            <w:pPr>
              <w:spacing w:after="0"/>
            </w:pPr>
            <w:r>
              <w:rPr>
                <w:b/>
                <w:sz w:val="15"/>
              </w:rPr>
              <w:t>Meaning</w:t>
            </w:r>
          </w:p>
        </w:tc>
      </w:tr>
      <w:tr w:rsidR="00E36CE1">
        <w:trPr>
          <w:jc w:val="center"/>
        </w:trPr>
        <w:tc>
          <w:tcPr>
            <w:tcW w:w="3024" w:type="dxa"/>
          </w:tcPr>
          <w:p w:rsidR="00E36CE1" w:rsidRDefault="00000000">
            <w:pPr>
              <w:spacing w:after="0"/>
            </w:pPr>
            <w:r>
              <w:rPr>
                <w:sz w:val="15"/>
              </w:rPr>
              <w:t>AUTH_INVALID_CREDENTIALS</w:t>
            </w:r>
          </w:p>
        </w:tc>
        <w:tc>
          <w:tcPr>
            <w:tcW w:w="1584" w:type="dxa"/>
          </w:tcPr>
          <w:p w:rsidR="00E36CE1" w:rsidRDefault="00000000">
            <w:pPr>
              <w:spacing w:after="0"/>
            </w:pPr>
            <w:r>
              <w:rPr>
                <w:sz w:val="15"/>
              </w:rPr>
              <w:t>401</w:t>
            </w:r>
          </w:p>
        </w:tc>
        <w:tc>
          <w:tcPr>
            <w:tcW w:w="5904" w:type="dxa"/>
          </w:tcPr>
          <w:p w:rsidR="00E36CE1" w:rsidRDefault="00000000">
            <w:pPr>
              <w:spacing w:after="0"/>
            </w:pPr>
            <w:r>
              <w:rPr>
                <w:sz w:val="15"/>
              </w:rPr>
              <w:t>Login failed.</w:t>
            </w:r>
          </w:p>
        </w:tc>
      </w:tr>
      <w:tr w:rsidR="00E36CE1">
        <w:trPr>
          <w:jc w:val="center"/>
        </w:trPr>
        <w:tc>
          <w:tcPr>
            <w:tcW w:w="3024" w:type="dxa"/>
          </w:tcPr>
          <w:p w:rsidR="00E36CE1" w:rsidRDefault="00000000">
            <w:pPr>
              <w:spacing w:after="0"/>
            </w:pPr>
            <w:r>
              <w:rPr>
                <w:sz w:val="15"/>
              </w:rPr>
              <w:t>AUTH_TOKEN_EXPIRED</w:t>
            </w:r>
          </w:p>
        </w:tc>
        <w:tc>
          <w:tcPr>
            <w:tcW w:w="1584" w:type="dxa"/>
          </w:tcPr>
          <w:p w:rsidR="00E36CE1" w:rsidRDefault="00000000">
            <w:pPr>
              <w:spacing w:after="0"/>
            </w:pPr>
            <w:r>
              <w:rPr>
                <w:sz w:val="15"/>
              </w:rPr>
              <w:t>401</w:t>
            </w:r>
          </w:p>
        </w:tc>
        <w:tc>
          <w:tcPr>
            <w:tcW w:w="5904" w:type="dxa"/>
          </w:tcPr>
          <w:p w:rsidR="00E36CE1" w:rsidRDefault="00000000">
            <w:pPr>
              <w:spacing w:after="0"/>
            </w:pPr>
            <w:r>
              <w:rPr>
                <w:sz w:val="15"/>
              </w:rPr>
              <w:t>Access token expired.</w:t>
            </w:r>
          </w:p>
        </w:tc>
      </w:tr>
      <w:tr w:rsidR="00E36CE1">
        <w:trPr>
          <w:jc w:val="center"/>
        </w:trPr>
        <w:tc>
          <w:tcPr>
            <w:tcW w:w="3024" w:type="dxa"/>
          </w:tcPr>
          <w:p w:rsidR="00E36CE1" w:rsidRDefault="00000000">
            <w:pPr>
              <w:spacing w:after="0"/>
            </w:pPr>
            <w:r>
              <w:rPr>
                <w:sz w:val="15"/>
              </w:rPr>
              <w:t>ACCESS_DENIED</w:t>
            </w:r>
          </w:p>
        </w:tc>
        <w:tc>
          <w:tcPr>
            <w:tcW w:w="1584" w:type="dxa"/>
          </w:tcPr>
          <w:p w:rsidR="00E36CE1" w:rsidRDefault="00000000">
            <w:pPr>
              <w:spacing w:after="0"/>
            </w:pPr>
            <w:r>
              <w:rPr>
                <w:sz w:val="15"/>
              </w:rPr>
              <w:t>403</w:t>
            </w:r>
          </w:p>
        </w:tc>
        <w:tc>
          <w:tcPr>
            <w:tcW w:w="5904" w:type="dxa"/>
          </w:tcPr>
          <w:p w:rsidR="00E36CE1" w:rsidRDefault="00000000">
            <w:pPr>
              <w:spacing w:after="0"/>
            </w:pPr>
            <w:r>
              <w:rPr>
                <w:sz w:val="15"/>
              </w:rPr>
              <w:t>User lacks required role.</w:t>
            </w:r>
          </w:p>
        </w:tc>
      </w:tr>
      <w:tr w:rsidR="00E36CE1">
        <w:trPr>
          <w:jc w:val="center"/>
        </w:trPr>
        <w:tc>
          <w:tcPr>
            <w:tcW w:w="3024" w:type="dxa"/>
          </w:tcPr>
          <w:p w:rsidR="00E36CE1" w:rsidRDefault="00000000">
            <w:pPr>
              <w:spacing w:after="0"/>
            </w:pPr>
            <w:r>
              <w:rPr>
                <w:sz w:val="15"/>
              </w:rPr>
              <w:t>RESOURCE_NOT_FOUND</w:t>
            </w:r>
          </w:p>
        </w:tc>
        <w:tc>
          <w:tcPr>
            <w:tcW w:w="1584" w:type="dxa"/>
          </w:tcPr>
          <w:p w:rsidR="00E36CE1" w:rsidRDefault="00000000">
            <w:pPr>
              <w:spacing w:after="0"/>
            </w:pPr>
            <w:r>
              <w:rPr>
                <w:sz w:val="15"/>
              </w:rPr>
              <w:t>404</w:t>
            </w:r>
          </w:p>
        </w:tc>
        <w:tc>
          <w:tcPr>
            <w:tcW w:w="5904" w:type="dxa"/>
          </w:tcPr>
          <w:p w:rsidR="00E36CE1" w:rsidRDefault="00000000">
            <w:pPr>
              <w:spacing w:after="0"/>
            </w:pPr>
            <w:r>
              <w:rPr>
                <w:sz w:val="15"/>
              </w:rPr>
              <w:t>Requested resource does not exist.</w:t>
            </w:r>
          </w:p>
        </w:tc>
      </w:tr>
      <w:tr w:rsidR="00E36CE1">
        <w:trPr>
          <w:jc w:val="center"/>
        </w:trPr>
        <w:tc>
          <w:tcPr>
            <w:tcW w:w="3024" w:type="dxa"/>
          </w:tcPr>
          <w:p w:rsidR="00E36CE1" w:rsidRDefault="00000000">
            <w:pPr>
              <w:spacing w:after="0"/>
            </w:pPr>
            <w:r>
              <w:rPr>
                <w:sz w:val="15"/>
              </w:rPr>
              <w:t>VALIDATION_FAILED</w:t>
            </w:r>
          </w:p>
        </w:tc>
        <w:tc>
          <w:tcPr>
            <w:tcW w:w="1584" w:type="dxa"/>
          </w:tcPr>
          <w:p w:rsidR="00E36CE1" w:rsidRDefault="00000000">
            <w:pPr>
              <w:spacing w:after="0"/>
            </w:pPr>
            <w:r>
              <w:rPr>
                <w:sz w:val="15"/>
              </w:rPr>
              <w:t>400</w:t>
            </w:r>
          </w:p>
        </w:tc>
        <w:tc>
          <w:tcPr>
            <w:tcW w:w="5904" w:type="dxa"/>
          </w:tcPr>
          <w:p w:rsidR="00E36CE1" w:rsidRDefault="00000000">
            <w:pPr>
              <w:spacing w:after="0"/>
            </w:pPr>
            <w:r>
              <w:rPr>
                <w:sz w:val="15"/>
              </w:rPr>
              <w:t>Request body validation failed.</w:t>
            </w:r>
          </w:p>
        </w:tc>
      </w:tr>
      <w:tr w:rsidR="00E36CE1">
        <w:trPr>
          <w:jc w:val="center"/>
        </w:trPr>
        <w:tc>
          <w:tcPr>
            <w:tcW w:w="3024" w:type="dxa"/>
          </w:tcPr>
          <w:p w:rsidR="00E36CE1" w:rsidRDefault="00000000">
            <w:pPr>
              <w:spacing w:after="0"/>
            </w:pPr>
            <w:r>
              <w:rPr>
                <w:sz w:val="15"/>
              </w:rPr>
              <w:t>CSV_MISSING_COLUMN</w:t>
            </w:r>
          </w:p>
        </w:tc>
        <w:tc>
          <w:tcPr>
            <w:tcW w:w="1584" w:type="dxa"/>
          </w:tcPr>
          <w:p w:rsidR="00E36CE1" w:rsidRDefault="00000000">
            <w:pPr>
              <w:spacing w:after="0"/>
            </w:pPr>
            <w:r>
              <w:rPr>
                <w:sz w:val="15"/>
              </w:rPr>
              <w:t>400</w:t>
            </w:r>
          </w:p>
        </w:tc>
        <w:tc>
          <w:tcPr>
            <w:tcW w:w="5904" w:type="dxa"/>
          </w:tcPr>
          <w:p w:rsidR="00E36CE1" w:rsidRDefault="00000000">
            <w:pPr>
              <w:spacing w:after="0"/>
            </w:pPr>
            <w:r>
              <w:rPr>
                <w:sz w:val="15"/>
              </w:rPr>
              <w:t>Required CSV column is missing.</w:t>
            </w:r>
          </w:p>
        </w:tc>
      </w:tr>
      <w:tr w:rsidR="00E36CE1">
        <w:trPr>
          <w:jc w:val="center"/>
        </w:trPr>
        <w:tc>
          <w:tcPr>
            <w:tcW w:w="3024" w:type="dxa"/>
          </w:tcPr>
          <w:p w:rsidR="00E36CE1" w:rsidRDefault="00000000">
            <w:pPr>
              <w:spacing w:after="0"/>
            </w:pPr>
            <w:r>
              <w:rPr>
                <w:sz w:val="15"/>
              </w:rPr>
              <w:t>CSV_UNKNOWN_COLUMN</w:t>
            </w:r>
          </w:p>
        </w:tc>
        <w:tc>
          <w:tcPr>
            <w:tcW w:w="1584" w:type="dxa"/>
          </w:tcPr>
          <w:p w:rsidR="00E36CE1" w:rsidRDefault="00000000">
            <w:pPr>
              <w:spacing w:after="0"/>
            </w:pPr>
            <w:r>
              <w:rPr>
                <w:sz w:val="15"/>
              </w:rPr>
              <w:t>400</w:t>
            </w:r>
          </w:p>
        </w:tc>
        <w:tc>
          <w:tcPr>
            <w:tcW w:w="5904" w:type="dxa"/>
          </w:tcPr>
          <w:p w:rsidR="00E36CE1" w:rsidRDefault="00000000">
            <w:pPr>
              <w:spacing w:after="0"/>
            </w:pPr>
            <w:r>
              <w:rPr>
                <w:sz w:val="15"/>
              </w:rPr>
              <w:t>CSV includes unsupported column.</w:t>
            </w:r>
          </w:p>
        </w:tc>
      </w:tr>
      <w:tr w:rsidR="00E36CE1">
        <w:trPr>
          <w:jc w:val="center"/>
        </w:trPr>
        <w:tc>
          <w:tcPr>
            <w:tcW w:w="3024" w:type="dxa"/>
          </w:tcPr>
          <w:p w:rsidR="00E36CE1" w:rsidRDefault="00000000">
            <w:pPr>
              <w:spacing w:after="0"/>
            </w:pPr>
            <w:r>
              <w:rPr>
                <w:sz w:val="15"/>
              </w:rPr>
              <w:t>CSV_VALIDATION_FAILED</w:t>
            </w:r>
          </w:p>
        </w:tc>
        <w:tc>
          <w:tcPr>
            <w:tcW w:w="1584" w:type="dxa"/>
          </w:tcPr>
          <w:p w:rsidR="00E36CE1" w:rsidRDefault="00000000">
            <w:pPr>
              <w:spacing w:after="0"/>
            </w:pPr>
            <w:r>
              <w:rPr>
                <w:sz w:val="15"/>
              </w:rPr>
              <w:t>400</w:t>
            </w:r>
          </w:p>
        </w:tc>
        <w:tc>
          <w:tcPr>
            <w:tcW w:w="5904" w:type="dxa"/>
          </w:tcPr>
          <w:p w:rsidR="00E36CE1" w:rsidRDefault="00000000">
            <w:pPr>
              <w:spacing w:after="0"/>
            </w:pPr>
            <w:r>
              <w:rPr>
                <w:sz w:val="15"/>
              </w:rPr>
              <w:t>One or more CSV rows are invalid.</w:t>
            </w:r>
          </w:p>
        </w:tc>
      </w:tr>
      <w:tr w:rsidR="00E36CE1">
        <w:trPr>
          <w:jc w:val="center"/>
        </w:trPr>
        <w:tc>
          <w:tcPr>
            <w:tcW w:w="3024" w:type="dxa"/>
          </w:tcPr>
          <w:p w:rsidR="00E36CE1" w:rsidRDefault="00000000">
            <w:pPr>
              <w:spacing w:after="0"/>
            </w:pPr>
            <w:r>
              <w:rPr>
                <w:sz w:val="15"/>
              </w:rPr>
              <w:t>IMPORT_DUPLICATE_FILE</w:t>
            </w:r>
          </w:p>
        </w:tc>
        <w:tc>
          <w:tcPr>
            <w:tcW w:w="1584" w:type="dxa"/>
          </w:tcPr>
          <w:p w:rsidR="00E36CE1" w:rsidRDefault="00000000">
            <w:pPr>
              <w:spacing w:after="0"/>
            </w:pPr>
            <w:r>
              <w:rPr>
                <w:sz w:val="15"/>
              </w:rPr>
              <w:t>409</w:t>
            </w:r>
          </w:p>
        </w:tc>
        <w:tc>
          <w:tcPr>
            <w:tcW w:w="5904" w:type="dxa"/>
          </w:tcPr>
          <w:p w:rsidR="00E36CE1" w:rsidRDefault="00000000">
            <w:pPr>
              <w:spacing w:after="0"/>
            </w:pPr>
            <w:r>
              <w:rPr>
                <w:sz w:val="15"/>
              </w:rPr>
              <w:t>Same file hash already imported.</w:t>
            </w:r>
          </w:p>
        </w:tc>
      </w:tr>
      <w:tr w:rsidR="00E36CE1">
        <w:trPr>
          <w:jc w:val="center"/>
        </w:trPr>
        <w:tc>
          <w:tcPr>
            <w:tcW w:w="3024" w:type="dxa"/>
          </w:tcPr>
          <w:p w:rsidR="00E36CE1" w:rsidRDefault="00000000">
            <w:pPr>
              <w:spacing w:after="0"/>
            </w:pPr>
            <w:r>
              <w:rPr>
                <w:sz w:val="15"/>
              </w:rPr>
              <w:t>BUSINESS_RULE_VIOLATION</w:t>
            </w:r>
          </w:p>
        </w:tc>
        <w:tc>
          <w:tcPr>
            <w:tcW w:w="1584" w:type="dxa"/>
          </w:tcPr>
          <w:p w:rsidR="00E36CE1" w:rsidRDefault="00000000">
            <w:pPr>
              <w:spacing w:after="0"/>
            </w:pPr>
            <w:r>
              <w:rPr>
                <w:sz w:val="15"/>
              </w:rPr>
              <w:t>409</w:t>
            </w:r>
          </w:p>
        </w:tc>
        <w:tc>
          <w:tcPr>
            <w:tcW w:w="5904" w:type="dxa"/>
          </w:tcPr>
          <w:p w:rsidR="00E36CE1" w:rsidRDefault="00000000">
            <w:pPr>
              <w:spacing w:after="0"/>
            </w:pPr>
            <w:r>
              <w:rPr>
                <w:sz w:val="15"/>
              </w:rPr>
              <w:t>Request violates domain rule.</w:t>
            </w:r>
          </w:p>
        </w:tc>
      </w:tr>
      <w:tr w:rsidR="00E36CE1">
        <w:trPr>
          <w:jc w:val="center"/>
        </w:trPr>
        <w:tc>
          <w:tcPr>
            <w:tcW w:w="3024" w:type="dxa"/>
          </w:tcPr>
          <w:p w:rsidR="00E36CE1" w:rsidRDefault="00000000">
            <w:pPr>
              <w:spacing w:after="0"/>
            </w:pPr>
            <w:r>
              <w:rPr>
                <w:sz w:val="15"/>
              </w:rPr>
              <w:t>INTERNAL_ERROR</w:t>
            </w:r>
          </w:p>
        </w:tc>
        <w:tc>
          <w:tcPr>
            <w:tcW w:w="1584" w:type="dxa"/>
          </w:tcPr>
          <w:p w:rsidR="00E36CE1" w:rsidRDefault="00000000">
            <w:pPr>
              <w:spacing w:after="0"/>
            </w:pPr>
            <w:r>
              <w:rPr>
                <w:sz w:val="15"/>
              </w:rPr>
              <w:t>500</w:t>
            </w:r>
          </w:p>
        </w:tc>
        <w:tc>
          <w:tcPr>
            <w:tcW w:w="5904" w:type="dxa"/>
          </w:tcPr>
          <w:p w:rsidR="00E36CE1" w:rsidRDefault="00000000">
            <w:pPr>
              <w:spacing w:after="0"/>
            </w:pPr>
            <w:r>
              <w:rPr>
                <w:sz w:val="15"/>
              </w:rPr>
              <w:t>Unexpected backend error.</w:t>
            </w:r>
          </w:p>
        </w:tc>
      </w:tr>
    </w:tbl>
    <w:p w:rsidR="00E36CE1" w:rsidRDefault="00E36CE1"/>
    <w:p w:rsidR="00E36CE1" w:rsidRDefault="00000000">
      <w:pPr>
        <w:pStyle w:val="Heading2"/>
      </w:pPr>
      <w:r>
        <w:t>17.3 Validation Requirements</w:t>
      </w:r>
    </w:p>
    <w:tbl>
      <w:tblPr>
        <w:tblStyle w:val="TableGrid"/>
        <w:tblW w:w="0" w:type="auto"/>
        <w:jc w:val="center"/>
        <w:tblLook w:val="04A0" w:firstRow="1" w:lastRow="0" w:firstColumn="1" w:lastColumn="0" w:noHBand="0" w:noVBand="1"/>
      </w:tblPr>
      <w:tblGrid>
        <w:gridCol w:w="950"/>
        <w:gridCol w:w="4463"/>
        <w:gridCol w:w="970"/>
        <w:gridCol w:w="3616"/>
      </w:tblGrid>
      <w:tr w:rsidR="00E36CE1">
        <w:trPr>
          <w:tblHeader/>
          <w:jc w:val="center"/>
        </w:trPr>
        <w:tc>
          <w:tcPr>
            <w:tcW w:w="1008" w:type="dxa"/>
            <w:shd w:val="clear" w:color="auto" w:fill="D9EAF7"/>
          </w:tcPr>
          <w:p w:rsidR="00E36CE1" w:rsidRDefault="00000000">
            <w:pPr>
              <w:spacing w:after="0"/>
            </w:pPr>
            <w:r>
              <w:rPr>
                <w:b/>
                <w:sz w:val="14"/>
              </w:rPr>
              <w:t>ID</w:t>
            </w:r>
          </w:p>
        </w:tc>
        <w:tc>
          <w:tcPr>
            <w:tcW w:w="4896" w:type="dxa"/>
            <w:shd w:val="clear" w:color="auto" w:fill="D9EAF7"/>
          </w:tcPr>
          <w:p w:rsidR="00E36CE1" w:rsidRDefault="00000000">
            <w:pPr>
              <w:spacing w:after="0"/>
            </w:pPr>
            <w:r>
              <w:rPr>
                <w:b/>
                <w:sz w:val="14"/>
              </w:rPr>
              <w:t>Mandatory requirement</w:t>
            </w:r>
          </w:p>
        </w:tc>
        <w:tc>
          <w:tcPr>
            <w:tcW w:w="1008" w:type="dxa"/>
            <w:shd w:val="clear" w:color="auto" w:fill="D9EAF7"/>
          </w:tcPr>
          <w:p w:rsidR="00E36CE1" w:rsidRDefault="00000000">
            <w:pPr>
              <w:spacing w:after="0"/>
            </w:pPr>
            <w:r>
              <w:rPr>
                <w:b/>
                <w:sz w:val="14"/>
              </w:rPr>
              <w:t>Priority</w:t>
            </w:r>
          </w:p>
        </w:tc>
        <w:tc>
          <w:tcPr>
            <w:tcW w:w="3888" w:type="dxa"/>
            <w:shd w:val="clear" w:color="auto" w:fill="D9EAF7"/>
          </w:tcPr>
          <w:p w:rsidR="00E36CE1" w:rsidRDefault="00000000">
            <w:pPr>
              <w:spacing w:after="0"/>
            </w:pPr>
            <w:r>
              <w:rPr>
                <w:b/>
                <w:sz w:val="14"/>
              </w:rPr>
              <w:t>Acceptance criteria</w:t>
            </w:r>
          </w:p>
        </w:tc>
      </w:tr>
      <w:tr w:rsidR="00E36CE1">
        <w:trPr>
          <w:jc w:val="center"/>
        </w:trPr>
        <w:tc>
          <w:tcPr>
            <w:tcW w:w="1008" w:type="dxa"/>
          </w:tcPr>
          <w:p w:rsidR="00E36CE1" w:rsidRDefault="00000000">
            <w:pPr>
              <w:spacing w:after="0"/>
            </w:pPr>
            <w:r>
              <w:rPr>
                <w:sz w:val="14"/>
              </w:rPr>
              <w:t>VAL-01</w:t>
            </w:r>
          </w:p>
        </w:tc>
        <w:tc>
          <w:tcPr>
            <w:tcW w:w="4896" w:type="dxa"/>
          </w:tcPr>
          <w:p w:rsidR="00E36CE1" w:rsidRDefault="00000000">
            <w:pPr>
              <w:spacing w:after="0"/>
            </w:pPr>
            <w:r>
              <w:rPr>
                <w:sz w:val="14"/>
              </w:rPr>
              <w:t>All API request DTOs shall use Bean Validation annotations for required fields and limits.</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Invalid request returns 400 with VALIDATION_FAILED.</w:t>
            </w:r>
          </w:p>
        </w:tc>
      </w:tr>
      <w:tr w:rsidR="00E36CE1">
        <w:trPr>
          <w:jc w:val="center"/>
        </w:trPr>
        <w:tc>
          <w:tcPr>
            <w:tcW w:w="1008" w:type="dxa"/>
          </w:tcPr>
          <w:p w:rsidR="00E36CE1" w:rsidRDefault="00000000">
            <w:pPr>
              <w:spacing w:after="0"/>
            </w:pPr>
            <w:r>
              <w:rPr>
                <w:sz w:val="14"/>
              </w:rPr>
              <w:t>VAL-02</w:t>
            </w:r>
          </w:p>
        </w:tc>
        <w:tc>
          <w:tcPr>
            <w:tcW w:w="4896" w:type="dxa"/>
          </w:tcPr>
          <w:p w:rsidR="00E36CE1" w:rsidRDefault="00000000">
            <w:pPr>
              <w:spacing w:after="0"/>
            </w:pPr>
            <w:r>
              <w:rPr>
                <w:sz w:val="14"/>
              </w:rPr>
              <w:t>CSV validation shall report every invalid row up to the first 500 errors.</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Test file with 600 errors returns exactly 500 detail items and summary overflow flag.</w:t>
            </w:r>
          </w:p>
        </w:tc>
      </w:tr>
      <w:tr w:rsidR="00E36CE1">
        <w:trPr>
          <w:jc w:val="center"/>
        </w:trPr>
        <w:tc>
          <w:tcPr>
            <w:tcW w:w="1008" w:type="dxa"/>
          </w:tcPr>
          <w:p w:rsidR="00E36CE1" w:rsidRDefault="00000000">
            <w:pPr>
              <w:spacing w:after="0"/>
            </w:pPr>
            <w:r>
              <w:rPr>
                <w:sz w:val="14"/>
              </w:rPr>
              <w:t>VAL-03</w:t>
            </w:r>
          </w:p>
        </w:tc>
        <w:tc>
          <w:tcPr>
            <w:tcW w:w="4896" w:type="dxa"/>
          </w:tcPr>
          <w:p w:rsidR="00E36CE1" w:rsidRDefault="00000000">
            <w:pPr>
              <w:spacing w:after="0"/>
            </w:pPr>
            <w:r>
              <w:rPr>
                <w:sz w:val="14"/>
              </w:rPr>
              <w:t>Date/time values shall be converted to UTC for storage and displayed in Europe/Vienna by default.</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Integration test verifies conversion from +02:00 input to UTC.</w:t>
            </w:r>
          </w:p>
        </w:tc>
      </w:tr>
      <w:tr w:rsidR="00E36CE1">
        <w:trPr>
          <w:jc w:val="center"/>
        </w:trPr>
        <w:tc>
          <w:tcPr>
            <w:tcW w:w="1008" w:type="dxa"/>
          </w:tcPr>
          <w:p w:rsidR="00E36CE1" w:rsidRDefault="00000000">
            <w:pPr>
              <w:spacing w:after="0"/>
            </w:pPr>
            <w:r>
              <w:rPr>
                <w:sz w:val="14"/>
              </w:rPr>
              <w:t>VAL-04</w:t>
            </w:r>
          </w:p>
        </w:tc>
        <w:tc>
          <w:tcPr>
            <w:tcW w:w="4896" w:type="dxa"/>
          </w:tcPr>
          <w:p w:rsidR="00E36CE1" w:rsidRDefault="00000000">
            <w:pPr>
              <w:spacing w:after="0"/>
            </w:pPr>
            <w:r>
              <w:rPr>
                <w:sz w:val="14"/>
              </w:rPr>
              <w:t>All user-entered comments shall be limited to 500 characters and stored as plain text.</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HTML content is escaped and not rendered as active markup.</w:t>
            </w:r>
          </w:p>
        </w:tc>
      </w:tr>
    </w:tbl>
    <w:p w:rsidR="00E36CE1" w:rsidRDefault="00E36CE1"/>
    <w:p w:rsidR="00E36CE1" w:rsidRDefault="00000000">
      <w:pPr>
        <w:pStyle w:val="Heading2"/>
        <w:rPr>
          <w:ins w:id="96" w:author="OQ-013 (Mohamed – Option B)" w:date="2026-07-05T00:00:00Z"/>
        </w:rPr>
      </w:pPr>
      <w:ins w:id="97" w:author="OQ-013 (Mohamed – Option B)" w:date="2026-07-05T00:00:00Z">
        <w:r>
          <w:t>17.4 Message Language Rules (OQ-013)</w:t>
        </w:r>
      </w:ins>
    </w:p>
    <w:p w:rsidR="00E36CE1" w:rsidRDefault="00000000">
      <w:pPr>
        <w:spacing w:after="120"/>
        <w:rPr>
          <w:ins w:id="98" w:author="OQ-013 (Mohamed – Option B)" w:date="2026-07-05T00:00:00Z"/>
        </w:rPr>
      </w:pPr>
      <w:ins w:id="99" w:author="OQ-013 (Mohamed – Option B)" w:date="2026-07-05T00:00:00Z">
        <w:r>
          <w:t>OQ-013 resolution (2026-07-05): one rule decides the language of every message by its nature, replacing the implicit mix visible earlier in this section.</w:t>
        </w:r>
      </w:ins>
    </w:p>
    <w:p w:rsidR="00E36CE1" w:rsidRDefault="00000000">
      <w:pPr>
        <w:pStyle w:val="ListBullet"/>
        <w:rPr>
          <w:ins w:id="100" w:author="OQ-013 (Mohamed – Option B)" w:date="2026-07-05T00:00:00Z"/>
        </w:rPr>
      </w:pPr>
      <w:ins w:id="101" w:author="OQ-013 (Mohamed – Option B)" w:date="2026-07-05T00:00:00Z">
        <w:r>
          <w:t>errorCode values (17.2) are stable English identifiers. They are the frontend's branching keys and are never translated, renamed, or displayed raw to end users.</w:t>
        </w:r>
      </w:ins>
    </w:p>
    <w:p w:rsidR="00E36CE1" w:rsidRDefault="00000000">
      <w:pPr>
        <w:pStyle w:val="ListBullet"/>
        <w:rPr>
          <w:ins w:id="102" w:author="OQ-013 (Mohamed – Option B)" w:date="2026-07-05T00:00:00Z"/>
        </w:rPr>
      </w:pPr>
      <w:ins w:id="103" w:author="OQ-013 (Mohamed – Option B)" w:date="2026-07-05T00:00:00Z">
        <w:r>
          <w:t>The top-level message field is an English diagnostic for developers, logs, and support. The frontend never displays it; it displays its own German text selected by errorCode from the frontend translation catalog.</w:t>
        </w:r>
      </w:ins>
    </w:p>
    <w:p w:rsidR="00E36CE1" w:rsidRDefault="00000000">
      <w:pPr>
        <w:pStyle w:val="ListBullet"/>
        <w:rPr>
          <w:ins w:id="104" w:author="OQ-013 (Mohamed – Option B)" w:date="2026-07-05T00:00:00Z"/>
        </w:rPr>
      </w:pPr>
      <w:ins w:id="105" w:author="OQ-013 (Mohamed – Option B)" w:date="2026-07-05T00:00:00Z">
        <w:r>
          <w:t>Single exception: details[].message entries of CSV import errors are generated in German by the backend (16.1), because they are composed dynamically per row, column, and rejected value; assembling hundreds of parameterized variants in the frontend would add complexity without benefit. These German detail messages are contractual and covered by import tests.</w:t>
        </w:r>
      </w:ins>
    </w:p>
    <w:p w:rsidR="00E36CE1" w:rsidRDefault="00000000">
      <w:pPr>
        <w:pStyle w:val="ListBullet"/>
        <w:rPr>
          <w:ins w:id="106" w:author="OQ-013 (Mohamed – Option B)" w:date="2026-07-05T00:00:00Z"/>
        </w:rPr>
      </w:pPr>
      <w:ins w:id="107" w:author="OQ-013 (Mohamed – Option B)" w:date="2026-07-05T00:00:00Z">
        <w:r>
          <w:t>All other user-visible German text lives exclusively in the frontend translation catalog (25.1). Backend logs, audit payloads, OpenAPI descriptions, and code identifiers remain English.</w:t>
        </w:r>
      </w:ins>
    </w:p>
    <w:p w:rsidR="00E36CE1" w:rsidRDefault="00000000">
      <w:pPr>
        <w:pStyle w:val="ListBullet"/>
        <w:rPr>
          <w:ins w:id="108" w:author="OQ-013 (Mohamed – Option B)" w:date="2026-07-05T00:00:00Z"/>
        </w:rPr>
      </w:pPr>
      <w:ins w:id="109" w:author="OQ-013 (Mohamed – Option B)" w:date="2026-07-05T00:00:00Z">
        <w:r>
          <w:t>Test consequence: backend tests assert errorCode values, not English message wording; frontend tests assert German catalog labels; import tests assert the German details[].message texts, which are the only backend-owned German strings besides the report content (26).</w:t>
        </w:r>
      </w:ins>
    </w:p>
    <w:p w:rsidR="00E36CE1" w:rsidRDefault="00000000">
      <w:r>
        <w:br w:type="page"/>
      </w:r>
    </w:p>
    <w:p w:rsidR="00E36CE1" w:rsidRDefault="00000000">
      <w:pPr>
        <w:pStyle w:val="Heading1"/>
      </w:pPr>
      <w:r>
        <w:rPr>
          <w:color w:val="1F4E79"/>
        </w:rPr>
        <w:t>18. Functional Requirements - Master Data</w:t>
      </w:r>
    </w:p>
    <w:p w:rsidR="00E36CE1" w:rsidRDefault="00000000">
      <w:r>
        <w:t>Master data is the foundation for all imports and dashboards. Data imports shall not create machines or lines implicitly. Administrators must create master data first, because automatic creation from typos is how systems acquire twelve versions of the same machine.</w:t>
      </w:r>
    </w:p>
    <w:tbl>
      <w:tblPr>
        <w:tblStyle w:val="TableGrid"/>
        <w:tblW w:w="0" w:type="auto"/>
        <w:jc w:val="center"/>
        <w:tblLook w:val="04A0" w:firstRow="1" w:lastRow="0" w:firstColumn="1" w:lastColumn="0" w:noHBand="0" w:noVBand="1"/>
      </w:tblPr>
      <w:tblGrid>
        <w:gridCol w:w="945"/>
        <w:gridCol w:w="4488"/>
        <w:gridCol w:w="969"/>
        <w:gridCol w:w="3597"/>
      </w:tblGrid>
      <w:tr w:rsidR="00E36CE1">
        <w:trPr>
          <w:tblHeader/>
          <w:jc w:val="center"/>
        </w:trPr>
        <w:tc>
          <w:tcPr>
            <w:tcW w:w="1008" w:type="dxa"/>
            <w:shd w:val="clear" w:color="auto" w:fill="D9EAF7"/>
          </w:tcPr>
          <w:p w:rsidR="00E36CE1" w:rsidRDefault="00000000">
            <w:pPr>
              <w:spacing w:after="0"/>
            </w:pPr>
            <w:r>
              <w:rPr>
                <w:b/>
                <w:sz w:val="14"/>
              </w:rPr>
              <w:t>ID</w:t>
            </w:r>
          </w:p>
        </w:tc>
        <w:tc>
          <w:tcPr>
            <w:tcW w:w="4896" w:type="dxa"/>
            <w:shd w:val="clear" w:color="auto" w:fill="D9EAF7"/>
          </w:tcPr>
          <w:p w:rsidR="00E36CE1" w:rsidRDefault="00000000">
            <w:pPr>
              <w:spacing w:after="0"/>
            </w:pPr>
            <w:r>
              <w:rPr>
                <w:b/>
                <w:sz w:val="14"/>
              </w:rPr>
              <w:t>Mandatory requirement</w:t>
            </w:r>
          </w:p>
        </w:tc>
        <w:tc>
          <w:tcPr>
            <w:tcW w:w="1008" w:type="dxa"/>
            <w:shd w:val="clear" w:color="auto" w:fill="D9EAF7"/>
          </w:tcPr>
          <w:p w:rsidR="00E36CE1" w:rsidRDefault="00000000">
            <w:pPr>
              <w:spacing w:after="0"/>
            </w:pPr>
            <w:r>
              <w:rPr>
                <w:b/>
                <w:sz w:val="14"/>
              </w:rPr>
              <w:t>Priority</w:t>
            </w:r>
          </w:p>
        </w:tc>
        <w:tc>
          <w:tcPr>
            <w:tcW w:w="3888" w:type="dxa"/>
            <w:shd w:val="clear" w:color="auto" w:fill="D9EAF7"/>
          </w:tcPr>
          <w:p w:rsidR="00E36CE1" w:rsidRDefault="00000000">
            <w:pPr>
              <w:spacing w:after="0"/>
            </w:pPr>
            <w:r>
              <w:rPr>
                <w:b/>
                <w:sz w:val="14"/>
              </w:rPr>
              <w:t>Acceptance criteria</w:t>
            </w:r>
          </w:p>
        </w:tc>
      </w:tr>
      <w:tr w:rsidR="00E36CE1">
        <w:trPr>
          <w:jc w:val="center"/>
        </w:trPr>
        <w:tc>
          <w:tcPr>
            <w:tcW w:w="1008" w:type="dxa"/>
          </w:tcPr>
          <w:p w:rsidR="00E36CE1" w:rsidRDefault="00000000">
            <w:pPr>
              <w:spacing w:after="0"/>
            </w:pPr>
            <w:r>
              <w:rPr>
                <w:sz w:val="14"/>
              </w:rPr>
              <w:t>MD-01</w:t>
            </w:r>
          </w:p>
        </w:tc>
        <w:tc>
          <w:tcPr>
            <w:tcW w:w="4896" w:type="dxa"/>
          </w:tcPr>
          <w:p w:rsidR="00E36CE1" w:rsidRDefault="00000000">
            <w:pPr>
              <w:spacing w:after="0"/>
            </w:pPr>
            <w:r>
              <w:rPr>
                <w:sz w:val="14"/>
              </w:rPr>
              <w:t>Admin shall create, view, update and soft-delete factories.</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CRUD endpoints exist and soft-deleted factory is not selectable for new imports.</w:t>
            </w:r>
          </w:p>
        </w:tc>
      </w:tr>
      <w:tr w:rsidR="00E36CE1">
        <w:trPr>
          <w:jc w:val="center"/>
        </w:trPr>
        <w:tc>
          <w:tcPr>
            <w:tcW w:w="1008" w:type="dxa"/>
          </w:tcPr>
          <w:p w:rsidR="00E36CE1" w:rsidRDefault="00000000">
            <w:pPr>
              <w:spacing w:after="0"/>
            </w:pPr>
            <w:r>
              <w:rPr>
                <w:sz w:val="14"/>
              </w:rPr>
              <w:t>MD-02</w:t>
            </w:r>
          </w:p>
        </w:tc>
        <w:tc>
          <w:tcPr>
            <w:tcW w:w="4896" w:type="dxa"/>
          </w:tcPr>
          <w:p w:rsidR="00E36CE1" w:rsidRDefault="00000000">
            <w:pPr>
              <w:spacing w:after="0"/>
            </w:pPr>
            <w:r>
              <w:rPr>
                <w:sz w:val="14"/>
              </w:rPr>
              <w:t>Admin shall create production lines linked to one factory.</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Line code must be unique within factory.</w:t>
            </w:r>
          </w:p>
        </w:tc>
      </w:tr>
      <w:tr w:rsidR="00E36CE1">
        <w:trPr>
          <w:jc w:val="center"/>
        </w:trPr>
        <w:tc>
          <w:tcPr>
            <w:tcW w:w="1008" w:type="dxa"/>
          </w:tcPr>
          <w:p w:rsidR="00E36CE1" w:rsidRDefault="00000000">
            <w:pPr>
              <w:spacing w:after="0"/>
            </w:pPr>
            <w:r>
              <w:rPr>
                <w:sz w:val="14"/>
              </w:rPr>
              <w:t>MD-03</w:t>
            </w:r>
          </w:p>
        </w:tc>
        <w:tc>
          <w:tcPr>
            <w:tcW w:w="4896" w:type="dxa"/>
          </w:tcPr>
          <w:p w:rsidR="00E36CE1" w:rsidRDefault="00000000">
            <w:pPr>
              <w:spacing w:after="0"/>
            </w:pPr>
            <w:r>
              <w:rPr>
                <w:sz w:val="14"/>
              </w:rPr>
              <w:t>Admin shall create machines linked to one production line.</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Machine code must be unique within factory and visible in line details.</w:t>
            </w:r>
          </w:p>
        </w:tc>
      </w:tr>
      <w:tr w:rsidR="00E36CE1">
        <w:trPr>
          <w:jc w:val="center"/>
        </w:trPr>
        <w:tc>
          <w:tcPr>
            <w:tcW w:w="1008" w:type="dxa"/>
          </w:tcPr>
          <w:p w:rsidR="00E36CE1" w:rsidRDefault="00000000">
            <w:pPr>
              <w:spacing w:after="0"/>
            </w:pPr>
            <w:r>
              <w:rPr>
                <w:sz w:val="14"/>
              </w:rPr>
              <w:t>MD-04</w:t>
            </w:r>
          </w:p>
        </w:tc>
        <w:tc>
          <w:tcPr>
            <w:tcW w:w="4896" w:type="dxa"/>
          </w:tcPr>
          <w:p w:rsidR="00E36CE1" w:rsidRDefault="00000000">
            <w:pPr>
              <w:spacing w:after="0"/>
            </w:pPr>
            <w:r>
              <w:rPr>
                <w:sz w:val="14"/>
              </w:rPr>
              <w:t>Admin shall create product records with code, name and optional product family.</w:t>
            </w:r>
          </w:p>
        </w:tc>
        <w:tc>
          <w:tcPr>
            <w:tcW w:w="1008" w:type="dxa"/>
          </w:tcPr>
          <w:p w:rsidR="00E36CE1" w:rsidRDefault="00000000">
            <w:pPr>
              <w:spacing w:after="0"/>
            </w:pPr>
            <w:r>
              <w:rPr>
                <w:sz w:val="14"/>
              </w:rPr>
              <w:t>Must</w:t>
            </w:r>
          </w:p>
        </w:tc>
        <w:tc>
          <w:tcPr>
            <w:tcW w:w="3888" w:type="dxa"/>
          </w:tcPr>
          <w:p w:rsidR="00E36CE1" w:rsidRDefault="00000000">
            <w:pPr>
              <w:spacing w:after="0"/>
            </w:pPr>
            <w:del w:id="110" w:author="OQ-004 (Mohamed – Option C)" w:date="2026-07-04T00:00:00Z">
              <w:r>
                <w:rPr>
                  <w:sz w:val="14"/>
                </w:rPr>
                <w:delText>Production CSV with unknown product_code is rejected.</w:delText>
              </w:r>
            </w:del>
            <w:ins w:id="111" w:author="OQ-004 (Mohamed – Option C)" w:date="2026-07-04T00:00:00Z">
              <w:r>
                <w:rPr>
                  <w:sz w:val="14"/>
                </w:rPr>
                <w:t>Production CSV with unknown product_code is rejected. Product code is globally unique across all factories (see OQ-004 note after this table).</w:t>
              </w:r>
            </w:ins>
          </w:p>
        </w:tc>
      </w:tr>
      <w:tr w:rsidR="00E36CE1">
        <w:trPr>
          <w:jc w:val="center"/>
        </w:trPr>
        <w:tc>
          <w:tcPr>
            <w:tcW w:w="1008" w:type="dxa"/>
          </w:tcPr>
          <w:p w:rsidR="00E36CE1" w:rsidRDefault="00000000">
            <w:pPr>
              <w:spacing w:after="0"/>
            </w:pPr>
            <w:r>
              <w:rPr>
                <w:sz w:val="14"/>
              </w:rPr>
              <w:t>MD-05</w:t>
            </w:r>
          </w:p>
        </w:tc>
        <w:tc>
          <w:tcPr>
            <w:tcW w:w="4896" w:type="dxa"/>
          </w:tcPr>
          <w:p w:rsidR="00E36CE1" w:rsidRDefault="00000000">
            <w:pPr>
              <w:spacing w:after="0"/>
            </w:pPr>
            <w:r>
              <w:rPr>
                <w:sz w:val="14"/>
              </w:rPr>
              <w:t>Admin shall create shifts with code, name, start time, end time and planned minutes.</w:t>
            </w:r>
          </w:p>
        </w:tc>
        <w:tc>
          <w:tcPr>
            <w:tcW w:w="1008" w:type="dxa"/>
          </w:tcPr>
          <w:p w:rsidR="00E36CE1" w:rsidRDefault="00000000">
            <w:pPr>
              <w:spacing w:after="0"/>
            </w:pPr>
            <w:r>
              <w:rPr>
                <w:sz w:val="14"/>
              </w:rPr>
              <w:t>Must</w:t>
            </w:r>
          </w:p>
        </w:tc>
        <w:tc>
          <w:tcPr>
            <w:tcW w:w="3888" w:type="dxa"/>
          </w:tcPr>
          <w:p w:rsidR="00E36CE1" w:rsidRDefault="00000000">
            <w:pPr>
              <w:spacing w:after="0"/>
            </w:pPr>
            <w:del w:id="112" w:author="OQ-004 (Mohamed – Option C)" w:date="2026-07-04T00:00:00Z">
              <w:r>
                <w:rPr>
                  <w:sz w:val="14"/>
                </w:rPr>
                <w:delText>Shift calendar appears in admin settings and is used in availability calculation.</w:delText>
              </w:r>
            </w:del>
            <w:ins w:id="113" w:author="OQ-004 (Mohamed – Option C)" w:date="2026-07-04T00:00:00Z">
              <w:r>
                <w:rPr>
                  <w:sz w:val="14"/>
                </w:rPr>
                <w:t>Shift calendar appears in admin settings and is used in availability calculation. Shift code is globally unique across all factories (see OQ-004 note after this table).</w:t>
              </w:r>
            </w:ins>
          </w:p>
        </w:tc>
      </w:tr>
      <w:tr w:rsidR="00E36CE1">
        <w:trPr>
          <w:jc w:val="center"/>
        </w:trPr>
        <w:tc>
          <w:tcPr>
            <w:tcW w:w="1008" w:type="dxa"/>
          </w:tcPr>
          <w:p w:rsidR="00E36CE1" w:rsidRDefault="00000000">
            <w:pPr>
              <w:spacing w:after="0"/>
            </w:pPr>
            <w:r>
              <w:rPr>
                <w:sz w:val="14"/>
              </w:rPr>
              <w:t>MD-06</w:t>
            </w:r>
          </w:p>
        </w:tc>
        <w:tc>
          <w:tcPr>
            <w:tcW w:w="4896" w:type="dxa"/>
          </w:tcPr>
          <w:p w:rsidR="00E36CE1" w:rsidRDefault="00000000">
            <w:pPr>
              <w:spacing w:after="0"/>
            </w:pPr>
            <w:r>
              <w:rPr>
                <w:sz w:val="14"/>
              </w:rPr>
              <w:t>Admin shall configure downtime reasons and scrap categories.</w:t>
            </w:r>
          </w:p>
        </w:tc>
        <w:tc>
          <w:tcPr>
            <w:tcW w:w="1008" w:type="dxa"/>
          </w:tcPr>
          <w:p w:rsidR="00E36CE1" w:rsidRDefault="00000000">
            <w:pPr>
              <w:spacing w:after="0"/>
            </w:pPr>
            <w:r>
              <w:rPr>
                <w:sz w:val="14"/>
              </w:rPr>
              <w:t>Must</w:t>
            </w:r>
          </w:p>
        </w:tc>
        <w:tc>
          <w:tcPr>
            <w:tcW w:w="3888" w:type="dxa"/>
          </w:tcPr>
          <w:p w:rsidR="00E36CE1" w:rsidRDefault="00000000">
            <w:pPr>
              <w:spacing w:after="0"/>
            </w:pPr>
            <w:del w:id="114" w:author="OQ-004 (Mohamed – Option C)" w:date="2026-07-04T00:00:00Z">
              <w:r>
                <w:rPr>
                  <w:sz w:val="14"/>
                </w:rPr>
                <w:delText>Unknown reason/category in CSV produces validation error.</w:delText>
              </w:r>
            </w:del>
            <w:ins w:id="115" w:author="OQ-004 (Mohamed – Option C)" w:date="2026-07-04T00:00:00Z">
              <w:r>
                <w:rPr>
                  <w:sz w:val="14"/>
                </w:rPr>
                <w:t>Unknown reason/category in CSV produces validation error. Downtime reason code and scrap category code are each globally unique across all factories (see OQ-004 note after this table).</w:t>
              </w:r>
            </w:ins>
          </w:p>
        </w:tc>
      </w:tr>
      <w:tr w:rsidR="00E36CE1">
        <w:trPr>
          <w:jc w:val="center"/>
        </w:trPr>
        <w:tc>
          <w:tcPr>
            <w:tcW w:w="1008" w:type="dxa"/>
          </w:tcPr>
          <w:p w:rsidR="00E36CE1" w:rsidRDefault="00000000">
            <w:pPr>
              <w:spacing w:after="0"/>
            </w:pPr>
            <w:r>
              <w:rPr>
                <w:sz w:val="14"/>
              </w:rPr>
              <w:t>MD-07</w:t>
            </w:r>
          </w:p>
        </w:tc>
        <w:tc>
          <w:tcPr>
            <w:tcW w:w="4896" w:type="dxa"/>
          </w:tcPr>
          <w:p w:rsidR="00E36CE1" w:rsidRDefault="00000000">
            <w:pPr>
              <w:spacing w:after="0"/>
            </w:pPr>
            <w:del w:id="116" w:author="OQ-003 (Mohamed – Option A)" w:date="2026-07-05T00:00:00Z">
              <w:r>
                <w:rPr>
                  <w:sz w:val="14"/>
                </w:rPr>
                <w:delText>Viewer and non-admin roles shall read master data but not modify it, except specific delegated energy threshold settings.</w:delText>
              </w:r>
            </w:del>
            <w:ins w:id="117" w:author="OQ-003 (Mohamed – Option A)" w:date="2026-07-05T00:00:00Z">
              <w:r>
                <w:rPr>
                  <w:sz w:val="14"/>
                </w:rPr>
                <w:t>Viewer and non-admin roles shall read master data but not modify it, except energy threshold settings for ENERGY_MANAGER when the global delegation setting is ON (Section 8.2).</w:t>
              </w:r>
            </w:ins>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Authorization tests reject modification for unauthorized roles.</w:t>
            </w:r>
          </w:p>
        </w:tc>
      </w:tr>
      <w:tr w:rsidR="00E36CE1">
        <w:trPr>
          <w:jc w:val="center"/>
        </w:trPr>
        <w:tc>
          <w:tcPr>
            <w:tcW w:w="1008" w:type="dxa"/>
          </w:tcPr>
          <w:p w:rsidR="00E36CE1" w:rsidRDefault="00000000">
            <w:pPr>
              <w:spacing w:after="0"/>
            </w:pPr>
            <w:r>
              <w:rPr>
                <w:sz w:val="14"/>
              </w:rPr>
              <w:t>MD-08</w:t>
            </w:r>
          </w:p>
        </w:tc>
        <w:tc>
          <w:tcPr>
            <w:tcW w:w="4896" w:type="dxa"/>
          </w:tcPr>
          <w:p w:rsidR="00E36CE1" w:rsidRDefault="00000000">
            <w:pPr>
              <w:spacing w:after="0"/>
            </w:pPr>
            <w:r>
              <w:rPr>
                <w:sz w:val="14"/>
              </w:rPr>
              <w:t>Soft-deleted master data remains visible in historical records but cannot be used in new imports.</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Historical dashboard record still resolves deleted machine name with retired status.</w:t>
            </w:r>
          </w:p>
        </w:tc>
      </w:tr>
    </w:tbl>
    <w:p w:rsidR="00E36CE1" w:rsidRDefault="00E36CE1"/>
    <w:p w:rsidR="00E36CE1" w:rsidRDefault="00000000">
      <w:pPr>
        <w:spacing w:after="120"/>
        <w:rPr>
          <w:ins w:id="118" w:author="OQ-004 (Mohamed – Option C)" w:date="2026-07-04T00:00:00Z"/>
        </w:rPr>
      </w:pPr>
      <w:ins w:id="119" w:author="OQ-004 (Mohamed – Option C)" w:date="2026-07-04T00:00:00Z">
        <w:r>
          <w:t>OQ-004 resolution (2026-07-04): two uniqueness tiers apply to master-data codes. Line code and machine code are scoped per factory, as MD-02 and MD-03 already state, because a line or machine is a physical asset located in exactly one factory. Product code, shift code, downtime reason code, and scrap category code are scoped globally across all factories: they are shared reference nomenclature rather than physical assets, and a global code lets cross-factory reporting (Section 4 business objectives) aggregate consistently instead of reconciling separately coded duplicates per factory.</w:t>
        </w:r>
      </w:ins>
    </w:p>
    <w:p w:rsidR="00E36CE1" w:rsidRDefault="00000000">
      <w:pPr>
        <w:pStyle w:val="Heading2"/>
      </w:pPr>
      <w:r>
        <w:t>18.1 Master Data Screen Requirements</w:t>
      </w:r>
    </w:p>
    <w:p w:rsidR="00E36CE1" w:rsidRDefault="00000000">
      <w:pPr>
        <w:pStyle w:val="ListBullet"/>
      </w:pPr>
      <w:r>
        <w:t>Admin UI shall have separate tabs for factories, lines, machines, products, shifts, downtime reasons and scrap categories.</w:t>
      </w:r>
    </w:p>
    <w:p w:rsidR="00E36CE1" w:rsidRDefault="00000000">
      <w:pPr>
        <w:pStyle w:val="ListBullet"/>
      </w:pPr>
      <w:r>
        <w:t>Each list shall include search by code/name, status filter and pagination.</w:t>
      </w:r>
    </w:p>
    <w:p w:rsidR="00E36CE1" w:rsidRDefault="00000000">
      <w:pPr>
        <w:pStyle w:val="ListBullet"/>
      </w:pPr>
      <w:r>
        <w:t>Machine form shall require code, name, line and status. Rated power is optional.</w:t>
      </w:r>
    </w:p>
    <w:p w:rsidR="00E36CE1" w:rsidRDefault="00000000">
      <w:pPr>
        <w:pStyle w:val="ListBullet"/>
      </w:pPr>
      <w:r>
        <w:t>Deleting master data shall show confirmation dialog and perform soft delete only.</w:t>
      </w:r>
    </w:p>
    <w:p w:rsidR="00E36CE1" w:rsidRDefault="00000000">
      <w:pPr>
        <w:pStyle w:val="ListBullet"/>
      </w:pPr>
      <w:r>
        <w:t>Master data create/update actions shall be audit logged.</w:t>
      </w:r>
    </w:p>
    <w:p w:rsidR="00E36CE1" w:rsidRDefault="00000000">
      <w:r>
        <w:br w:type="page"/>
      </w:r>
    </w:p>
    <w:p w:rsidR="00E36CE1" w:rsidRDefault="00000000">
      <w:pPr>
        <w:pStyle w:val="Heading1"/>
      </w:pPr>
      <w:r>
        <w:rPr>
          <w:color w:val="1F4E79"/>
        </w:rPr>
        <w:t>19. Functional Requirements - Production Monitoring</w:t>
      </w:r>
    </w:p>
    <w:tbl>
      <w:tblPr>
        <w:tblStyle w:val="TableGrid"/>
        <w:tblW w:w="0" w:type="auto"/>
        <w:jc w:val="center"/>
        <w:tblLook w:val="04A0" w:firstRow="1" w:lastRow="0" w:firstColumn="1" w:lastColumn="0" w:noHBand="0" w:noVBand="1"/>
      </w:tblPr>
      <w:tblGrid>
        <w:gridCol w:w="957"/>
        <w:gridCol w:w="4483"/>
        <w:gridCol w:w="973"/>
        <w:gridCol w:w="3586"/>
      </w:tblGrid>
      <w:tr w:rsidR="00E36CE1">
        <w:trPr>
          <w:tblHeader/>
          <w:jc w:val="center"/>
        </w:trPr>
        <w:tc>
          <w:tcPr>
            <w:tcW w:w="1008" w:type="dxa"/>
            <w:shd w:val="clear" w:color="auto" w:fill="D9EAF7"/>
          </w:tcPr>
          <w:p w:rsidR="00E36CE1" w:rsidRDefault="00000000">
            <w:pPr>
              <w:spacing w:after="0"/>
            </w:pPr>
            <w:r>
              <w:rPr>
                <w:b/>
                <w:sz w:val="14"/>
              </w:rPr>
              <w:t>ID</w:t>
            </w:r>
          </w:p>
        </w:tc>
        <w:tc>
          <w:tcPr>
            <w:tcW w:w="4896" w:type="dxa"/>
            <w:shd w:val="clear" w:color="auto" w:fill="D9EAF7"/>
          </w:tcPr>
          <w:p w:rsidR="00E36CE1" w:rsidRDefault="00000000">
            <w:pPr>
              <w:spacing w:after="0"/>
            </w:pPr>
            <w:r>
              <w:rPr>
                <w:b/>
                <w:sz w:val="14"/>
              </w:rPr>
              <w:t>Mandatory requirement</w:t>
            </w:r>
          </w:p>
        </w:tc>
        <w:tc>
          <w:tcPr>
            <w:tcW w:w="1008" w:type="dxa"/>
            <w:shd w:val="clear" w:color="auto" w:fill="D9EAF7"/>
          </w:tcPr>
          <w:p w:rsidR="00E36CE1" w:rsidRDefault="00000000">
            <w:pPr>
              <w:spacing w:after="0"/>
            </w:pPr>
            <w:r>
              <w:rPr>
                <w:b/>
                <w:sz w:val="14"/>
              </w:rPr>
              <w:t>Priority</w:t>
            </w:r>
          </w:p>
        </w:tc>
        <w:tc>
          <w:tcPr>
            <w:tcW w:w="3888" w:type="dxa"/>
            <w:shd w:val="clear" w:color="auto" w:fill="D9EAF7"/>
          </w:tcPr>
          <w:p w:rsidR="00E36CE1" w:rsidRDefault="00000000">
            <w:pPr>
              <w:spacing w:after="0"/>
            </w:pPr>
            <w:r>
              <w:rPr>
                <w:b/>
                <w:sz w:val="14"/>
              </w:rPr>
              <w:t>Acceptance criteria</w:t>
            </w:r>
          </w:p>
        </w:tc>
      </w:tr>
      <w:tr w:rsidR="00E36CE1">
        <w:trPr>
          <w:jc w:val="center"/>
        </w:trPr>
        <w:tc>
          <w:tcPr>
            <w:tcW w:w="1008" w:type="dxa"/>
          </w:tcPr>
          <w:p w:rsidR="00E36CE1" w:rsidRDefault="00000000">
            <w:pPr>
              <w:spacing w:after="0"/>
            </w:pPr>
            <w:r>
              <w:rPr>
                <w:sz w:val="14"/>
              </w:rPr>
              <w:t>PRD-01</w:t>
            </w:r>
          </w:p>
        </w:tc>
        <w:tc>
          <w:tcPr>
            <w:tcW w:w="4896" w:type="dxa"/>
          </w:tcPr>
          <w:p w:rsidR="00E36CE1" w:rsidRDefault="00000000">
            <w:pPr>
              <w:spacing w:after="0"/>
            </w:pPr>
            <w:r>
              <w:rPr>
                <w:sz w:val="14"/>
              </w:rPr>
              <w:t>System shall store production records imported from CSV with period, line, machine, product, shift and units produced.</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Valid production CSV creates matching database records linked to import job.</w:t>
            </w:r>
          </w:p>
        </w:tc>
      </w:tr>
      <w:tr w:rsidR="00E36CE1">
        <w:trPr>
          <w:jc w:val="center"/>
        </w:trPr>
        <w:tc>
          <w:tcPr>
            <w:tcW w:w="1008" w:type="dxa"/>
          </w:tcPr>
          <w:p w:rsidR="00E36CE1" w:rsidRDefault="00000000">
            <w:pPr>
              <w:spacing w:after="0"/>
            </w:pPr>
            <w:r>
              <w:rPr>
                <w:sz w:val="14"/>
              </w:rPr>
              <w:t>PRD-02</w:t>
            </w:r>
          </w:p>
        </w:tc>
        <w:tc>
          <w:tcPr>
            <w:tcW w:w="4896" w:type="dxa"/>
          </w:tcPr>
          <w:p w:rsidR="00E36CE1" w:rsidRDefault="00000000">
            <w:pPr>
              <w:spacing w:after="0"/>
            </w:pPr>
            <w:r>
              <w:rPr>
                <w:sz w:val="14"/>
              </w:rPr>
              <w:t>Dashboard shall show total units produced for selected date range.</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KPI card matches database aggregation test.</w:t>
            </w:r>
          </w:p>
        </w:tc>
      </w:tr>
      <w:tr w:rsidR="00E36CE1">
        <w:trPr>
          <w:jc w:val="center"/>
        </w:trPr>
        <w:tc>
          <w:tcPr>
            <w:tcW w:w="1008" w:type="dxa"/>
          </w:tcPr>
          <w:p w:rsidR="00E36CE1" w:rsidRDefault="00000000">
            <w:pPr>
              <w:spacing w:after="0"/>
            </w:pPr>
            <w:r>
              <w:rPr>
                <w:sz w:val="14"/>
              </w:rPr>
              <w:t>PRD-03</w:t>
            </w:r>
          </w:p>
        </w:tc>
        <w:tc>
          <w:tcPr>
            <w:tcW w:w="4896" w:type="dxa"/>
          </w:tcPr>
          <w:p w:rsidR="00E36CE1" w:rsidRDefault="00000000">
            <w:pPr>
              <w:spacing w:after="0"/>
            </w:pPr>
            <w:r>
              <w:rPr>
                <w:sz w:val="14"/>
              </w:rPr>
              <w:t>Dashboard shall show production trend by day and by shift.</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Frontend chart receives grouped API response sorted by period.</w:t>
            </w:r>
          </w:p>
        </w:tc>
      </w:tr>
      <w:tr w:rsidR="00E36CE1">
        <w:trPr>
          <w:jc w:val="center"/>
        </w:trPr>
        <w:tc>
          <w:tcPr>
            <w:tcW w:w="1008" w:type="dxa"/>
          </w:tcPr>
          <w:p w:rsidR="00E36CE1" w:rsidRDefault="00000000">
            <w:pPr>
              <w:spacing w:after="0"/>
            </w:pPr>
            <w:r>
              <w:rPr>
                <w:sz w:val="14"/>
              </w:rPr>
              <w:t>PRD-04</w:t>
            </w:r>
          </w:p>
        </w:tc>
        <w:tc>
          <w:tcPr>
            <w:tcW w:w="4896" w:type="dxa"/>
          </w:tcPr>
          <w:p w:rsidR="00E36CE1" w:rsidRDefault="00000000">
            <w:pPr>
              <w:spacing w:after="0"/>
            </w:pPr>
            <w:r>
              <w:rPr>
                <w:sz w:val="14"/>
              </w:rPr>
              <w:t>User shall filter production data by factory, line, machine, product and shift.</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Filter combinations are applied by backend query, not only frontend filtering.</w:t>
            </w:r>
          </w:p>
        </w:tc>
      </w:tr>
      <w:tr w:rsidR="00E36CE1">
        <w:trPr>
          <w:jc w:val="center"/>
        </w:trPr>
        <w:tc>
          <w:tcPr>
            <w:tcW w:w="1008" w:type="dxa"/>
          </w:tcPr>
          <w:p w:rsidR="00E36CE1" w:rsidRDefault="00000000">
            <w:pPr>
              <w:spacing w:after="0"/>
            </w:pPr>
            <w:r>
              <w:rPr>
                <w:sz w:val="14"/>
              </w:rPr>
              <w:t>PRD-05</w:t>
            </w:r>
          </w:p>
        </w:tc>
        <w:tc>
          <w:tcPr>
            <w:tcW w:w="4896" w:type="dxa"/>
          </w:tcPr>
          <w:p w:rsidR="00E36CE1" w:rsidRDefault="00000000">
            <w:pPr>
              <w:spacing w:after="0"/>
            </w:pPr>
            <w:r>
              <w:rPr>
                <w:sz w:val="14"/>
              </w:rPr>
              <w:t>System shall compute output per hour when planned minutes exist.</w:t>
            </w:r>
          </w:p>
        </w:tc>
        <w:tc>
          <w:tcPr>
            <w:tcW w:w="1008" w:type="dxa"/>
          </w:tcPr>
          <w:p w:rsidR="00E36CE1" w:rsidRDefault="00000000">
            <w:pPr>
              <w:spacing w:after="0"/>
            </w:pPr>
            <w:r>
              <w:rPr>
                <w:sz w:val="14"/>
              </w:rPr>
              <w:t>Should</w:t>
            </w:r>
          </w:p>
        </w:tc>
        <w:tc>
          <w:tcPr>
            <w:tcW w:w="3888" w:type="dxa"/>
          </w:tcPr>
          <w:p w:rsidR="00E36CE1" w:rsidRDefault="00000000">
            <w:pPr>
              <w:spacing w:after="0"/>
            </w:pPr>
            <w:r>
              <w:rPr>
                <w:sz w:val="14"/>
              </w:rPr>
              <w:t>Formula verified by unit test.</w:t>
            </w:r>
          </w:p>
        </w:tc>
      </w:tr>
      <w:tr w:rsidR="00E36CE1">
        <w:trPr>
          <w:jc w:val="center"/>
        </w:trPr>
        <w:tc>
          <w:tcPr>
            <w:tcW w:w="1008" w:type="dxa"/>
          </w:tcPr>
          <w:p w:rsidR="00E36CE1" w:rsidRDefault="00000000">
            <w:pPr>
              <w:spacing w:after="0"/>
            </w:pPr>
            <w:r>
              <w:rPr>
                <w:sz w:val="14"/>
              </w:rPr>
              <w:t>PRD-06</w:t>
            </w:r>
          </w:p>
        </w:tc>
        <w:tc>
          <w:tcPr>
            <w:tcW w:w="4896" w:type="dxa"/>
          </w:tcPr>
          <w:p w:rsidR="00E36CE1" w:rsidRDefault="00000000">
            <w:pPr>
              <w:spacing w:after="0"/>
            </w:pPr>
            <w:r>
              <w:rPr>
                <w:sz w:val="14"/>
              </w:rPr>
              <w:t>Production record detail view shall show import job source and created timestamp.</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UI includes traceability fields.</w:t>
            </w:r>
          </w:p>
        </w:tc>
      </w:tr>
    </w:tbl>
    <w:p w:rsidR="00E36CE1" w:rsidRDefault="00E36CE1"/>
    <w:p w:rsidR="00E36CE1" w:rsidRDefault="00000000">
      <w:pPr>
        <w:pStyle w:val="Heading2"/>
      </w:pPr>
      <w:r>
        <w:t>19.1 Production API Behavior</w:t>
      </w:r>
    </w:p>
    <w:p w:rsidR="00E36CE1" w:rsidRDefault="00000000">
      <w:pPr>
        <w:pStyle w:val="ListBullet"/>
      </w:pPr>
      <w:r>
        <w:t>GET /api/v1/production/kpis shall return total units, output per hour and trend summary.</w:t>
      </w:r>
    </w:p>
    <w:p w:rsidR="00E36CE1" w:rsidRDefault="00000000">
      <w:pPr>
        <w:pStyle w:val="ListBullet"/>
      </w:pPr>
      <w:r>
        <w:t>GET /api/v1/production/records shall return paginated records with filters.</w:t>
      </w:r>
    </w:p>
    <w:p w:rsidR="00E36CE1" w:rsidRDefault="00000000">
      <w:pPr>
        <w:pStyle w:val="ListBullet"/>
      </w:pPr>
      <w:r>
        <w:t>Production records shall not be edited manually in MVP.</w:t>
      </w:r>
    </w:p>
    <w:p w:rsidR="00E36CE1" w:rsidRDefault="00000000">
      <w:pPr>
        <w:pStyle w:val="ListBullet"/>
      </w:pPr>
      <w:del w:id="120" w:author="OQ-006 (Mohamed – Option A)" w:date="2026-07-05T00:00:00Z">
        <w:r>
          <w:delText>Corrections shall be made through a new correction import job marked as MANUAL_CORRECTION.</w:delText>
        </w:r>
      </w:del>
      <w:ins w:id="121" w:author="OQ-006 (Mohamed – Option A)" w:date="2026-07-05T00:00:00Z">
        <w:r>
          <w:t>Corrections shall be made through a correction import job marked MANUAL_CORRECTION, following the job-level replacement semantics of Section 16.6.</w:t>
        </w:r>
      </w:ins>
    </w:p>
    <w:p w:rsidR="00E36CE1" w:rsidRDefault="00000000">
      <w:r>
        <w:br w:type="page"/>
      </w:r>
    </w:p>
    <w:p w:rsidR="00E36CE1" w:rsidRDefault="00000000">
      <w:pPr>
        <w:pStyle w:val="Heading1"/>
      </w:pPr>
      <w:r>
        <w:rPr>
          <w:color w:val="1F4E79"/>
        </w:rPr>
        <w:t>20. Functional Requirements - Energy Monitoring</w:t>
      </w:r>
    </w:p>
    <w:tbl>
      <w:tblPr>
        <w:tblStyle w:val="TableGrid"/>
        <w:tblW w:w="0" w:type="auto"/>
        <w:jc w:val="center"/>
        <w:tblLook w:val="04A0" w:firstRow="1" w:lastRow="0" w:firstColumn="1" w:lastColumn="0" w:noHBand="0" w:noVBand="1"/>
      </w:tblPr>
      <w:tblGrid>
        <w:gridCol w:w="954"/>
        <w:gridCol w:w="4480"/>
        <w:gridCol w:w="972"/>
        <w:gridCol w:w="3593"/>
      </w:tblGrid>
      <w:tr w:rsidR="00E36CE1">
        <w:trPr>
          <w:tblHeader/>
          <w:jc w:val="center"/>
        </w:trPr>
        <w:tc>
          <w:tcPr>
            <w:tcW w:w="1008" w:type="dxa"/>
            <w:shd w:val="clear" w:color="auto" w:fill="D9EAF7"/>
          </w:tcPr>
          <w:p w:rsidR="00E36CE1" w:rsidRDefault="00000000">
            <w:pPr>
              <w:spacing w:after="0"/>
            </w:pPr>
            <w:r>
              <w:rPr>
                <w:b/>
                <w:sz w:val="14"/>
              </w:rPr>
              <w:t>ID</w:t>
            </w:r>
          </w:p>
        </w:tc>
        <w:tc>
          <w:tcPr>
            <w:tcW w:w="4896" w:type="dxa"/>
            <w:shd w:val="clear" w:color="auto" w:fill="D9EAF7"/>
          </w:tcPr>
          <w:p w:rsidR="00E36CE1" w:rsidRDefault="00000000">
            <w:pPr>
              <w:spacing w:after="0"/>
            </w:pPr>
            <w:r>
              <w:rPr>
                <w:b/>
                <w:sz w:val="14"/>
              </w:rPr>
              <w:t>Mandatory requirement</w:t>
            </w:r>
          </w:p>
        </w:tc>
        <w:tc>
          <w:tcPr>
            <w:tcW w:w="1008" w:type="dxa"/>
            <w:shd w:val="clear" w:color="auto" w:fill="D9EAF7"/>
          </w:tcPr>
          <w:p w:rsidR="00E36CE1" w:rsidRDefault="00000000">
            <w:pPr>
              <w:spacing w:after="0"/>
            </w:pPr>
            <w:r>
              <w:rPr>
                <w:b/>
                <w:sz w:val="14"/>
              </w:rPr>
              <w:t>Priority</w:t>
            </w:r>
          </w:p>
        </w:tc>
        <w:tc>
          <w:tcPr>
            <w:tcW w:w="3888" w:type="dxa"/>
            <w:shd w:val="clear" w:color="auto" w:fill="D9EAF7"/>
          </w:tcPr>
          <w:p w:rsidR="00E36CE1" w:rsidRDefault="00000000">
            <w:pPr>
              <w:spacing w:after="0"/>
            </w:pPr>
            <w:r>
              <w:rPr>
                <w:b/>
                <w:sz w:val="14"/>
              </w:rPr>
              <w:t>Acceptance criteria</w:t>
            </w:r>
          </w:p>
        </w:tc>
      </w:tr>
      <w:tr w:rsidR="00E36CE1">
        <w:trPr>
          <w:jc w:val="center"/>
        </w:trPr>
        <w:tc>
          <w:tcPr>
            <w:tcW w:w="1008" w:type="dxa"/>
          </w:tcPr>
          <w:p w:rsidR="00E36CE1" w:rsidRDefault="00000000">
            <w:pPr>
              <w:spacing w:after="0"/>
            </w:pPr>
            <w:r>
              <w:rPr>
                <w:sz w:val="14"/>
              </w:rPr>
              <w:t>ENE-01</w:t>
            </w:r>
          </w:p>
        </w:tc>
        <w:tc>
          <w:tcPr>
            <w:tcW w:w="4896" w:type="dxa"/>
          </w:tcPr>
          <w:p w:rsidR="00E36CE1" w:rsidRDefault="00000000">
            <w:pPr>
              <w:spacing w:after="0"/>
            </w:pPr>
            <w:r>
              <w:rPr>
                <w:sz w:val="14"/>
              </w:rPr>
              <w:t>System shall store energy measurements imported from CSV at machine or line level.</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Measurement requires machine_id or line_id and rejects rows with neither.</w:t>
            </w:r>
          </w:p>
        </w:tc>
      </w:tr>
      <w:tr w:rsidR="00E36CE1">
        <w:trPr>
          <w:jc w:val="center"/>
        </w:trPr>
        <w:tc>
          <w:tcPr>
            <w:tcW w:w="1008" w:type="dxa"/>
          </w:tcPr>
          <w:p w:rsidR="00E36CE1" w:rsidRDefault="00000000">
            <w:pPr>
              <w:spacing w:after="0"/>
            </w:pPr>
            <w:r>
              <w:rPr>
                <w:sz w:val="14"/>
              </w:rPr>
              <w:t>ENE-02</w:t>
            </w:r>
          </w:p>
        </w:tc>
        <w:tc>
          <w:tcPr>
            <w:tcW w:w="4896" w:type="dxa"/>
          </w:tcPr>
          <w:p w:rsidR="00E36CE1" w:rsidRDefault="00000000">
            <w:pPr>
              <w:spacing w:after="0"/>
            </w:pPr>
            <w:r>
              <w:rPr>
                <w:sz w:val="14"/>
              </w:rPr>
              <w:t>Dashboard shall show total energy kWh for selected period.</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KPI card matches database aggregation.</w:t>
            </w:r>
          </w:p>
        </w:tc>
      </w:tr>
      <w:tr w:rsidR="00E36CE1">
        <w:trPr>
          <w:jc w:val="center"/>
        </w:trPr>
        <w:tc>
          <w:tcPr>
            <w:tcW w:w="1008" w:type="dxa"/>
          </w:tcPr>
          <w:p w:rsidR="00E36CE1" w:rsidRDefault="00000000">
            <w:pPr>
              <w:spacing w:after="0"/>
            </w:pPr>
            <w:r>
              <w:rPr>
                <w:sz w:val="14"/>
              </w:rPr>
              <w:t>ENE-03</w:t>
            </w:r>
          </w:p>
        </w:tc>
        <w:tc>
          <w:tcPr>
            <w:tcW w:w="4896" w:type="dxa"/>
          </w:tcPr>
          <w:p w:rsidR="00E36CE1" w:rsidRDefault="00000000">
            <w:pPr>
              <w:spacing w:after="0"/>
            </w:pPr>
            <w:r>
              <w:rPr>
                <w:sz w:val="14"/>
              </w:rPr>
              <w:t>System shall compute energy per unit by joining energy and production aggregates over matching filters.</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Unit test covers normal, zero-production and missing-production cases.</w:t>
            </w:r>
          </w:p>
        </w:tc>
      </w:tr>
      <w:tr w:rsidR="00E36CE1">
        <w:trPr>
          <w:jc w:val="center"/>
        </w:trPr>
        <w:tc>
          <w:tcPr>
            <w:tcW w:w="1008" w:type="dxa"/>
          </w:tcPr>
          <w:p w:rsidR="00E36CE1" w:rsidRDefault="00000000">
            <w:pPr>
              <w:spacing w:after="0"/>
            </w:pPr>
            <w:r>
              <w:rPr>
                <w:sz w:val="14"/>
              </w:rPr>
              <w:t>ENE-04</w:t>
            </w:r>
          </w:p>
        </w:tc>
        <w:tc>
          <w:tcPr>
            <w:tcW w:w="4896" w:type="dxa"/>
          </w:tcPr>
          <w:p w:rsidR="00E36CE1" w:rsidRDefault="00000000">
            <w:pPr>
              <w:spacing w:after="0"/>
            </w:pPr>
            <w:r>
              <w:rPr>
                <w:sz w:val="14"/>
              </w:rPr>
              <w:t>System shall show top 10 machines by energy consumption and top 10 by energy per unit.</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API returns sorted descending lists.</w:t>
            </w:r>
          </w:p>
        </w:tc>
      </w:tr>
      <w:tr w:rsidR="00E36CE1">
        <w:trPr>
          <w:jc w:val="center"/>
        </w:trPr>
        <w:tc>
          <w:tcPr>
            <w:tcW w:w="1008" w:type="dxa"/>
          </w:tcPr>
          <w:p w:rsidR="00E36CE1" w:rsidRDefault="00000000">
            <w:pPr>
              <w:spacing w:after="0"/>
            </w:pPr>
            <w:r>
              <w:rPr>
                <w:sz w:val="14"/>
              </w:rPr>
              <w:t>ENE-05</w:t>
            </w:r>
          </w:p>
        </w:tc>
        <w:tc>
          <w:tcPr>
            <w:tcW w:w="4896" w:type="dxa"/>
          </w:tcPr>
          <w:p w:rsidR="00E36CE1" w:rsidRDefault="00000000">
            <w:pPr>
              <w:spacing w:after="0"/>
            </w:pPr>
            <w:r>
              <w:rPr>
                <w:sz w:val="14"/>
              </w:rPr>
              <w:t>System shall detect energy anomalies using threshold and z-score logic.</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Known abnormal sample produces HIGH anomaly.</w:t>
            </w:r>
          </w:p>
        </w:tc>
      </w:tr>
      <w:tr w:rsidR="00E36CE1">
        <w:trPr>
          <w:jc w:val="center"/>
        </w:trPr>
        <w:tc>
          <w:tcPr>
            <w:tcW w:w="1008" w:type="dxa"/>
          </w:tcPr>
          <w:p w:rsidR="00E36CE1" w:rsidRDefault="00000000">
            <w:pPr>
              <w:spacing w:after="0"/>
            </w:pPr>
            <w:r>
              <w:rPr>
                <w:sz w:val="14"/>
              </w:rPr>
              <w:t>ENE-06</w:t>
            </w:r>
          </w:p>
        </w:tc>
        <w:tc>
          <w:tcPr>
            <w:tcW w:w="4896" w:type="dxa"/>
          </w:tcPr>
          <w:p w:rsidR="00E36CE1" w:rsidRDefault="00000000">
            <w:pPr>
              <w:spacing w:after="0"/>
            </w:pPr>
            <w:r>
              <w:rPr>
                <w:sz w:val="14"/>
              </w:rPr>
              <w:t>Energy Manager shall export energy KPI CSV for selected period.</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CSV contains machine, line, shift, energy_kwh, units and energy_per_unit.</w:t>
            </w:r>
          </w:p>
        </w:tc>
      </w:tr>
    </w:tbl>
    <w:p w:rsidR="00E36CE1" w:rsidRDefault="00E36CE1"/>
    <w:p w:rsidR="00E36CE1" w:rsidRDefault="00000000">
      <w:pPr>
        <w:pStyle w:val="Heading2"/>
      </w:pPr>
      <w:r>
        <w:t>20.1 Energy Calculation Rules</w:t>
      </w:r>
    </w:p>
    <w:tbl>
      <w:tblPr>
        <w:tblStyle w:val="TableGrid"/>
        <w:tblW w:w="0" w:type="auto"/>
        <w:jc w:val="center"/>
        <w:tblLook w:val="04A0" w:firstRow="1" w:lastRow="0" w:firstColumn="1" w:lastColumn="0" w:noHBand="0" w:noVBand="1"/>
      </w:tblPr>
      <w:tblGrid>
        <w:gridCol w:w="1251"/>
        <w:gridCol w:w="8748"/>
      </w:tblGrid>
      <w:tr w:rsidR="00E36CE1">
        <w:trPr>
          <w:tblHeader/>
          <w:jc w:val="center"/>
        </w:trPr>
        <w:tc>
          <w:tcPr>
            <w:tcW w:w="1296" w:type="dxa"/>
            <w:shd w:val="clear" w:color="auto" w:fill="D9EAF7"/>
          </w:tcPr>
          <w:p w:rsidR="00E36CE1" w:rsidRDefault="00000000">
            <w:pPr>
              <w:spacing w:after="0"/>
            </w:pPr>
            <w:r>
              <w:rPr>
                <w:b/>
                <w:sz w:val="15"/>
              </w:rPr>
              <w:t>Rule ID</w:t>
            </w:r>
          </w:p>
        </w:tc>
        <w:tc>
          <w:tcPr>
            <w:tcW w:w="9216" w:type="dxa"/>
            <w:shd w:val="clear" w:color="auto" w:fill="D9EAF7"/>
          </w:tcPr>
          <w:p w:rsidR="00E36CE1" w:rsidRDefault="00000000">
            <w:pPr>
              <w:spacing w:after="0"/>
            </w:pPr>
            <w:r>
              <w:rPr>
                <w:b/>
                <w:sz w:val="15"/>
              </w:rPr>
              <w:t>Rule</w:t>
            </w:r>
          </w:p>
        </w:tc>
      </w:tr>
      <w:tr w:rsidR="00E36CE1">
        <w:trPr>
          <w:jc w:val="center"/>
        </w:trPr>
        <w:tc>
          <w:tcPr>
            <w:tcW w:w="1296" w:type="dxa"/>
          </w:tcPr>
          <w:p w:rsidR="00E36CE1" w:rsidRDefault="00000000">
            <w:pPr>
              <w:spacing w:after="0"/>
            </w:pPr>
            <w:r>
              <w:rPr>
                <w:sz w:val="15"/>
              </w:rPr>
              <w:t>EC-01</w:t>
            </w:r>
          </w:p>
        </w:tc>
        <w:tc>
          <w:tcPr>
            <w:tcW w:w="9216" w:type="dxa"/>
          </w:tcPr>
          <w:p w:rsidR="00E36CE1" w:rsidRDefault="00000000">
            <w:pPr>
              <w:spacing w:after="0"/>
            </w:pPr>
            <w:del w:id="122" w:author="OQ-005 (Mohamed – Option A)" w:date="2026-07-04T00:00:00Z">
              <w:r>
                <w:rPr>
                  <w:sz w:val="15"/>
                </w:rPr>
                <w:delText>If energy data exists at machine level and line level for the same period, machine-level dashboard views shall use machine values and line aggregate views shall use line values only when no duplicate aggregation risk exists.</w:delText>
              </w:r>
            </w:del>
            <w:ins w:id="123" w:author="OQ-005 (Mohamed – Option A)" w:date="2026-07-04T00:00:00Z">
              <w:r>
                <w:rPr>
                  <w:sz w:val="15"/>
                </w:rPr>
                <w:t>Each production line records energy at exactly one granularity: either machine-level rows for its machines, or line-level rows, never both for the same line and overlapping period. Imports shall reject a file that would mix granularities for the same line and period (OQ-005). Machine-level dashboard views use machine rows; line and factory aggregates sum whichever granularity the line uses. Duplicate aggregation is therefore structurally impossible, not conditionally avoided.</w:t>
              </w:r>
            </w:ins>
          </w:p>
        </w:tc>
      </w:tr>
      <w:tr w:rsidR="00E36CE1">
        <w:trPr>
          <w:jc w:val="center"/>
        </w:trPr>
        <w:tc>
          <w:tcPr>
            <w:tcW w:w="1296" w:type="dxa"/>
          </w:tcPr>
          <w:p w:rsidR="00E36CE1" w:rsidRDefault="00000000">
            <w:pPr>
              <w:spacing w:after="0"/>
            </w:pPr>
            <w:r>
              <w:rPr>
                <w:sz w:val="15"/>
              </w:rPr>
              <w:t>EC-02</w:t>
            </w:r>
          </w:p>
        </w:tc>
        <w:tc>
          <w:tcPr>
            <w:tcW w:w="9216" w:type="dxa"/>
          </w:tcPr>
          <w:p w:rsidR="00E36CE1" w:rsidRDefault="00000000">
            <w:pPr>
              <w:spacing w:after="0"/>
            </w:pPr>
            <w:r>
              <w:rPr>
                <w:sz w:val="15"/>
              </w:rPr>
              <w:t>Energy per unit shall be N/A when units_produced is zero or missing. It shall never divide by zero. Amazing we need this written down, but here we are.</w:t>
            </w:r>
          </w:p>
        </w:tc>
      </w:tr>
      <w:tr w:rsidR="00E36CE1">
        <w:trPr>
          <w:jc w:val="center"/>
        </w:trPr>
        <w:tc>
          <w:tcPr>
            <w:tcW w:w="1296" w:type="dxa"/>
          </w:tcPr>
          <w:p w:rsidR="00E36CE1" w:rsidRDefault="00000000">
            <w:pPr>
              <w:spacing w:after="0"/>
            </w:pPr>
            <w:r>
              <w:rPr>
                <w:sz w:val="15"/>
              </w:rPr>
              <w:t>EC-03</w:t>
            </w:r>
          </w:p>
        </w:tc>
        <w:tc>
          <w:tcPr>
            <w:tcW w:w="9216" w:type="dxa"/>
          </w:tcPr>
          <w:p w:rsidR="00E36CE1" w:rsidRDefault="00000000">
            <w:pPr>
              <w:spacing w:after="0"/>
            </w:pPr>
            <w:r>
              <w:rPr>
                <w:sz w:val="15"/>
              </w:rPr>
              <w:t>Energy anomaly baseline shall be calculated per machine and shift over the previous 30 valid measurement periods or all available periods if fewer than 30 exist, with minimum 10 required.</w:t>
            </w:r>
          </w:p>
        </w:tc>
      </w:tr>
      <w:tr w:rsidR="00E36CE1">
        <w:trPr>
          <w:jc w:val="center"/>
        </w:trPr>
        <w:tc>
          <w:tcPr>
            <w:tcW w:w="1296" w:type="dxa"/>
          </w:tcPr>
          <w:p w:rsidR="00E36CE1" w:rsidRDefault="00000000">
            <w:pPr>
              <w:spacing w:after="0"/>
            </w:pPr>
            <w:r>
              <w:rPr>
                <w:sz w:val="15"/>
              </w:rPr>
              <w:t>EC-04</w:t>
            </w:r>
          </w:p>
        </w:tc>
        <w:tc>
          <w:tcPr>
            <w:tcW w:w="9216" w:type="dxa"/>
          </w:tcPr>
          <w:p w:rsidR="00E36CE1" w:rsidRDefault="00000000">
            <w:pPr>
              <w:spacing w:after="0"/>
            </w:pPr>
            <w:r>
              <w:rPr>
                <w:sz w:val="15"/>
              </w:rPr>
              <w:t>If fewer than 10 baseline periods exist, system shall use configured absolute threshold only and mark baseline_quality as LOW.</w:t>
            </w:r>
          </w:p>
        </w:tc>
      </w:tr>
    </w:tbl>
    <w:p w:rsidR="00E36CE1" w:rsidRDefault="00E36CE1"/>
    <w:p w:rsidR="00E36CE1" w:rsidRDefault="00000000">
      <w:pPr>
        <w:spacing w:after="120"/>
        <w:rPr>
          <w:ins w:id="124" w:author="OQ-005 (Mohamed – Option A)" w:date="2026-07-04T00:00:00Z"/>
        </w:rPr>
      </w:pPr>
      <w:ins w:id="125" w:author="OQ-005 (Mohamed – Option A)" w:date="2026-07-04T00:00:00Z">
        <w:r>
          <w:t>OQ-005 resolution (2026-07-04): energy-per-unit does not require energy and production rows to share identical interval boundaries. SUM(energy_kwh) and SUM(units_produced) are each aggregated over the same requested query window and then divided per EC-02; interval shapes may differ between the two tables (for example 15-minute energy rows against shift-level production rows). No proration across window boundaries is performed in the MVP: a row contributes to a query window if its [period_start, period_end) interval is fully contained in that window, and dashboards shall use the canonical day/shift/month windows aligned to the shift calendar so that contained-row aggregation is exact.</w:t>
        </w:r>
      </w:ins>
    </w:p>
    <w:p w:rsidR="00E36CE1" w:rsidRDefault="00000000">
      <w:r>
        <w:br w:type="page"/>
      </w:r>
    </w:p>
    <w:p w:rsidR="00E36CE1" w:rsidRDefault="00000000">
      <w:pPr>
        <w:pStyle w:val="Heading1"/>
      </w:pPr>
      <w:r>
        <w:rPr>
          <w:color w:val="1F4E79"/>
        </w:rPr>
        <w:t>21. Functional Requirements - Downtime and Scrap</w:t>
      </w:r>
    </w:p>
    <w:tbl>
      <w:tblPr>
        <w:tblStyle w:val="TableGrid"/>
        <w:tblW w:w="0" w:type="auto"/>
        <w:jc w:val="center"/>
        <w:tblLook w:val="04A0" w:firstRow="1" w:lastRow="0" w:firstColumn="1" w:lastColumn="0" w:noHBand="0" w:noVBand="1"/>
      </w:tblPr>
      <w:tblGrid>
        <w:gridCol w:w="955"/>
        <w:gridCol w:w="4488"/>
        <w:gridCol w:w="973"/>
        <w:gridCol w:w="3583"/>
      </w:tblGrid>
      <w:tr w:rsidR="00E36CE1">
        <w:trPr>
          <w:tblHeader/>
          <w:jc w:val="center"/>
        </w:trPr>
        <w:tc>
          <w:tcPr>
            <w:tcW w:w="1008" w:type="dxa"/>
            <w:shd w:val="clear" w:color="auto" w:fill="D9EAF7"/>
          </w:tcPr>
          <w:p w:rsidR="00E36CE1" w:rsidRDefault="00000000">
            <w:pPr>
              <w:spacing w:after="0"/>
            </w:pPr>
            <w:r>
              <w:rPr>
                <w:b/>
                <w:sz w:val="14"/>
              </w:rPr>
              <w:t>ID</w:t>
            </w:r>
          </w:p>
        </w:tc>
        <w:tc>
          <w:tcPr>
            <w:tcW w:w="4896" w:type="dxa"/>
            <w:shd w:val="clear" w:color="auto" w:fill="D9EAF7"/>
          </w:tcPr>
          <w:p w:rsidR="00E36CE1" w:rsidRDefault="00000000">
            <w:pPr>
              <w:spacing w:after="0"/>
            </w:pPr>
            <w:r>
              <w:rPr>
                <w:b/>
                <w:sz w:val="14"/>
              </w:rPr>
              <w:t>Mandatory requirement</w:t>
            </w:r>
          </w:p>
        </w:tc>
        <w:tc>
          <w:tcPr>
            <w:tcW w:w="1008" w:type="dxa"/>
            <w:shd w:val="clear" w:color="auto" w:fill="D9EAF7"/>
          </w:tcPr>
          <w:p w:rsidR="00E36CE1" w:rsidRDefault="00000000">
            <w:pPr>
              <w:spacing w:after="0"/>
            </w:pPr>
            <w:r>
              <w:rPr>
                <w:b/>
                <w:sz w:val="14"/>
              </w:rPr>
              <w:t>Priority</w:t>
            </w:r>
          </w:p>
        </w:tc>
        <w:tc>
          <w:tcPr>
            <w:tcW w:w="3888" w:type="dxa"/>
            <w:shd w:val="clear" w:color="auto" w:fill="D9EAF7"/>
          </w:tcPr>
          <w:p w:rsidR="00E36CE1" w:rsidRDefault="00000000">
            <w:pPr>
              <w:spacing w:after="0"/>
            </w:pPr>
            <w:r>
              <w:rPr>
                <w:b/>
                <w:sz w:val="14"/>
              </w:rPr>
              <w:t>Acceptance criteria</w:t>
            </w:r>
          </w:p>
        </w:tc>
      </w:tr>
      <w:tr w:rsidR="00E36CE1">
        <w:trPr>
          <w:jc w:val="center"/>
        </w:trPr>
        <w:tc>
          <w:tcPr>
            <w:tcW w:w="1008" w:type="dxa"/>
          </w:tcPr>
          <w:p w:rsidR="00E36CE1" w:rsidRDefault="00000000">
            <w:pPr>
              <w:spacing w:after="0"/>
            </w:pPr>
            <w:r>
              <w:rPr>
                <w:sz w:val="14"/>
              </w:rPr>
              <w:t>DTS-01</w:t>
            </w:r>
          </w:p>
        </w:tc>
        <w:tc>
          <w:tcPr>
            <w:tcW w:w="4896" w:type="dxa"/>
          </w:tcPr>
          <w:p w:rsidR="00E36CE1" w:rsidRDefault="00000000">
            <w:pPr>
              <w:spacing w:after="0"/>
            </w:pPr>
            <w:r>
              <w:rPr>
                <w:sz w:val="14"/>
              </w:rPr>
              <w:t>System shall store downtime records with machine, shift, period, minutes and reason.</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Downtime CSV import creates records and rejects unknown reason code.</w:t>
            </w:r>
          </w:p>
        </w:tc>
      </w:tr>
      <w:tr w:rsidR="00E36CE1">
        <w:trPr>
          <w:jc w:val="center"/>
        </w:trPr>
        <w:tc>
          <w:tcPr>
            <w:tcW w:w="1008" w:type="dxa"/>
          </w:tcPr>
          <w:p w:rsidR="00E36CE1" w:rsidRDefault="00000000">
            <w:pPr>
              <w:spacing w:after="0"/>
            </w:pPr>
            <w:r>
              <w:rPr>
                <w:sz w:val="14"/>
              </w:rPr>
              <w:t>DTS-02</w:t>
            </w:r>
          </w:p>
        </w:tc>
        <w:tc>
          <w:tcPr>
            <w:tcW w:w="4896" w:type="dxa"/>
          </w:tcPr>
          <w:p w:rsidR="00E36CE1" w:rsidRDefault="00000000">
            <w:pPr>
              <w:spacing w:after="0"/>
            </w:pPr>
            <w:r>
              <w:rPr>
                <w:sz w:val="14"/>
              </w:rPr>
              <w:t>System shall compute total downtime minutes by machine, line, shift and reason.</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API aggregation matches test data.</w:t>
            </w:r>
          </w:p>
        </w:tc>
      </w:tr>
      <w:tr w:rsidR="00E36CE1">
        <w:trPr>
          <w:jc w:val="center"/>
        </w:trPr>
        <w:tc>
          <w:tcPr>
            <w:tcW w:w="1008" w:type="dxa"/>
          </w:tcPr>
          <w:p w:rsidR="00E36CE1" w:rsidRDefault="00000000">
            <w:pPr>
              <w:spacing w:after="0"/>
            </w:pPr>
            <w:r>
              <w:rPr>
                <w:sz w:val="14"/>
              </w:rPr>
              <w:t>DTS-03</w:t>
            </w:r>
          </w:p>
        </w:tc>
        <w:tc>
          <w:tcPr>
            <w:tcW w:w="4896" w:type="dxa"/>
          </w:tcPr>
          <w:p w:rsidR="00E36CE1" w:rsidRDefault="00000000">
            <w:pPr>
              <w:spacing w:after="0"/>
            </w:pPr>
            <w:r>
              <w:rPr>
                <w:sz w:val="14"/>
              </w:rPr>
              <w:t>System shall show downtime Pareto chart by reason.</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API returns sorted reasons with cumulative percentage.</w:t>
            </w:r>
          </w:p>
        </w:tc>
      </w:tr>
      <w:tr w:rsidR="00E36CE1">
        <w:trPr>
          <w:jc w:val="center"/>
        </w:trPr>
        <w:tc>
          <w:tcPr>
            <w:tcW w:w="1008" w:type="dxa"/>
          </w:tcPr>
          <w:p w:rsidR="00E36CE1" w:rsidRDefault="00000000">
            <w:pPr>
              <w:spacing w:after="0"/>
            </w:pPr>
            <w:r>
              <w:rPr>
                <w:sz w:val="14"/>
              </w:rPr>
              <w:t>DTS-04</w:t>
            </w:r>
          </w:p>
        </w:tc>
        <w:tc>
          <w:tcPr>
            <w:tcW w:w="4896" w:type="dxa"/>
          </w:tcPr>
          <w:p w:rsidR="00E36CE1" w:rsidRDefault="00000000">
            <w:pPr>
              <w:spacing w:after="0"/>
            </w:pPr>
            <w:r>
              <w:rPr>
                <w:sz w:val="14"/>
              </w:rPr>
              <w:t>System shall store scrap records with machine, product, shift, category and scrap count.</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Valid scrap CSV creates records linked to import job.</w:t>
            </w:r>
          </w:p>
        </w:tc>
      </w:tr>
      <w:tr w:rsidR="00E36CE1">
        <w:trPr>
          <w:jc w:val="center"/>
        </w:trPr>
        <w:tc>
          <w:tcPr>
            <w:tcW w:w="1008" w:type="dxa"/>
          </w:tcPr>
          <w:p w:rsidR="00E36CE1" w:rsidRDefault="00000000">
            <w:pPr>
              <w:spacing w:after="0"/>
            </w:pPr>
            <w:r>
              <w:rPr>
                <w:sz w:val="14"/>
              </w:rPr>
              <w:t>DTS-05</w:t>
            </w:r>
          </w:p>
        </w:tc>
        <w:tc>
          <w:tcPr>
            <w:tcW w:w="4896" w:type="dxa"/>
          </w:tcPr>
          <w:p w:rsidR="00E36CE1" w:rsidRDefault="00000000">
            <w:pPr>
              <w:spacing w:after="0"/>
            </w:pPr>
            <w:r>
              <w:rPr>
                <w:sz w:val="14"/>
              </w:rPr>
              <w:t>System shall calculate scrap rate using produced units and scrap count.</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Formula unit tests include zero production and high scrap edge cases.</w:t>
            </w:r>
          </w:p>
        </w:tc>
      </w:tr>
      <w:tr w:rsidR="00E36CE1">
        <w:trPr>
          <w:jc w:val="center"/>
        </w:trPr>
        <w:tc>
          <w:tcPr>
            <w:tcW w:w="1008" w:type="dxa"/>
          </w:tcPr>
          <w:p w:rsidR="00E36CE1" w:rsidRDefault="00000000">
            <w:pPr>
              <w:spacing w:after="0"/>
            </w:pPr>
            <w:r>
              <w:rPr>
                <w:sz w:val="14"/>
              </w:rPr>
              <w:t>DTS-06</w:t>
            </w:r>
          </w:p>
        </w:tc>
        <w:tc>
          <w:tcPr>
            <w:tcW w:w="4896" w:type="dxa"/>
          </w:tcPr>
          <w:p w:rsidR="00E36CE1" w:rsidRDefault="00000000">
            <w:pPr>
              <w:spacing w:after="0"/>
            </w:pPr>
            <w:r>
              <w:rPr>
                <w:sz w:val="14"/>
              </w:rPr>
              <w:t>System shall detect abnormal scrap rate and recurring downtime anomalies.</w:t>
            </w:r>
          </w:p>
        </w:tc>
        <w:tc>
          <w:tcPr>
            <w:tcW w:w="1008" w:type="dxa"/>
          </w:tcPr>
          <w:p w:rsidR="00E36CE1" w:rsidRDefault="00000000">
            <w:pPr>
              <w:spacing w:after="0"/>
            </w:pPr>
            <w:r>
              <w:rPr>
                <w:sz w:val="14"/>
              </w:rPr>
              <w:t>Should</w:t>
            </w:r>
          </w:p>
        </w:tc>
        <w:tc>
          <w:tcPr>
            <w:tcW w:w="3888" w:type="dxa"/>
          </w:tcPr>
          <w:p w:rsidR="00E36CE1" w:rsidRDefault="00000000">
            <w:pPr>
              <w:spacing w:after="0"/>
            </w:pPr>
            <w:r>
              <w:rPr>
                <w:sz w:val="14"/>
              </w:rPr>
              <w:t>Configured threshold triggers anomaly record.</w:t>
            </w:r>
          </w:p>
        </w:tc>
      </w:tr>
    </w:tbl>
    <w:p w:rsidR="00E36CE1" w:rsidRDefault="00E36CE1"/>
    <w:p w:rsidR="00E36CE1" w:rsidRDefault="00000000">
      <w:pPr>
        <w:pStyle w:val="Heading2"/>
      </w:pPr>
      <w:r>
        <w:t>21.1 Required Pareto API Output</w:t>
      </w:r>
    </w:p>
    <w:p w:rsidR="00E36CE1" w:rsidRDefault="00000000">
      <w:pPr>
        <w:pStyle w:val="CodeBlock"/>
      </w:pPr>
      <w:r>
        <w:t>[</w:t>
      </w:r>
      <w:r>
        <w:br/>
        <w:t xml:space="preserve">  {"reasonCode":"TOOL_CHANGE", "minutes":420, "percentage":35.4, "cumulativePercentage":35.4},</w:t>
      </w:r>
      <w:r>
        <w:br/>
        <w:t xml:space="preserve">  {"reasonCode":"MATERIAL_WAIT", "minutes":260, "percentage":21.9, "cumulativePercentage":57.3}</w:t>
      </w:r>
      <w:r>
        <w:br/>
        <w:t>]</w:t>
      </w:r>
    </w:p>
    <w:p w:rsidR="00E36CE1" w:rsidRDefault="00000000">
      <w:r>
        <w:br w:type="page"/>
      </w:r>
    </w:p>
    <w:p w:rsidR="00E36CE1" w:rsidRDefault="00000000">
      <w:pPr>
        <w:pStyle w:val="Heading1"/>
      </w:pPr>
      <w:r>
        <w:rPr>
          <w:color w:val="1F4E79"/>
        </w:rPr>
        <w:t>22. Functional Requirements - Maintenance</w:t>
      </w:r>
    </w:p>
    <w:tbl>
      <w:tblPr>
        <w:tblStyle w:val="TableGrid"/>
        <w:tblW w:w="0" w:type="auto"/>
        <w:jc w:val="center"/>
        <w:tblLook w:val="04A0" w:firstRow="1" w:lastRow="0" w:firstColumn="1" w:lastColumn="0" w:noHBand="0" w:noVBand="1"/>
      </w:tblPr>
      <w:tblGrid>
        <w:gridCol w:w="951"/>
        <w:gridCol w:w="4425"/>
        <w:gridCol w:w="967"/>
        <w:gridCol w:w="3656"/>
      </w:tblGrid>
      <w:tr w:rsidR="00E36CE1">
        <w:trPr>
          <w:tblHeader/>
          <w:jc w:val="center"/>
        </w:trPr>
        <w:tc>
          <w:tcPr>
            <w:tcW w:w="1008" w:type="dxa"/>
            <w:shd w:val="clear" w:color="auto" w:fill="D9EAF7"/>
          </w:tcPr>
          <w:p w:rsidR="00E36CE1" w:rsidRDefault="00000000">
            <w:pPr>
              <w:spacing w:after="0"/>
            </w:pPr>
            <w:r>
              <w:rPr>
                <w:b/>
                <w:sz w:val="14"/>
              </w:rPr>
              <w:t>ID</w:t>
            </w:r>
          </w:p>
        </w:tc>
        <w:tc>
          <w:tcPr>
            <w:tcW w:w="4896" w:type="dxa"/>
            <w:shd w:val="clear" w:color="auto" w:fill="D9EAF7"/>
          </w:tcPr>
          <w:p w:rsidR="00E36CE1" w:rsidRDefault="00000000">
            <w:pPr>
              <w:spacing w:after="0"/>
            </w:pPr>
            <w:r>
              <w:rPr>
                <w:b/>
                <w:sz w:val="14"/>
              </w:rPr>
              <w:t>Mandatory requirement</w:t>
            </w:r>
          </w:p>
        </w:tc>
        <w:tc>
          <w:tcPr>
            <w:tcW w:w="1008" w:type="dxa"/>
            <w:shd w:val="clear" w:color="auto" w:fill="D9EAF7"/>
          </w:tcPr>
          <w:p w:rsidR="00E36CE1" w:rsidRDefault="00000000">
            <w:pPr>
              <w:spacing w:after="0"/>
            </w:pPr>
            <w:r>
              <w:rPr>
                <w:b/>
                <w:sz w:val="14"/>
              </w:rPr>
              <w:t>Priority</w:t>
            </w:r>
          </w:p>
        </w:tc>
        <w:tc>
          <w:tcPr>
            <w:tcW w:w="3888" w:type="dxa"/>
            <w:shd w:val="clear" w:color="auto" w:fill="D9EAF7"/>
          </w:tcPr>
          <w:p w:rsidR="00E36CE1" w:rsidRDefault="00000000">
            <w:pPr>
              <w:spacing w:after="0"/>
            </w:pPr>
            <w:r>
              <w:rPr>
                <w:b/>
                <w:sz w:val="14"/>
              </w:rPr>
              <w:t>Acceptance criteria</w:t>
            </w:r>
          </w:p>
        </w:tc>
      </w:tr>
      <w:tr w:rsidR="00E36CE1">
        <w:trPr>
          <w:jc w:val="center"/>
        </w:trPr>
        <w:tc>
          <w:tcPr>
            <w:tcW w:w="1008" w:type="dxa"/>
          </w:tcPr>
          <w:p w:rsidR="00E36CE1" w:rsidRDefault="00000000">
            <w:pPr>
              <w:spacing w:after="0"/>
            </w:pPr>
            <w:r>
              <w:rPr>
                <w:sz w:val="14"/>
              </w:rPr>
              <w:t>MNT-01</w:t>
            </w:r>
          </w:p>
        </w:tc>
        <w:tc>
          <w:tcPr>
            <w:tcW w:w="4896" w:type="dxa"/>
          </w:tcPr>
          <w:p w:rsidR="00E36CE1" w:rsidRDefault="00000000">
            <w:pPr>
              <w:spacing w:after="0"/>
            </w:pPr>
            <w:r>
              <w:rPr>
                <w:sz w:val="14"/>
              </w:rPr>
              <w:t>User with allowed role shall create a maintenance ticket manually for a machine.</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Ticket appears in machine history and maintenance list.</w:t>
            </w:r>
          </w:p>
        </w:tc>
      </w:tr>
      <w:tr w:rsidR="00E36CE1">
        <w:trPr>
          <w:jc w:val="center"/>
        </w:trPr>
        <w:tc>
          <w:tcPr>
            <w:tcW w:w="1008" w:type="dxa"/>
          </w:tcPr>
          <w:p w:rsidR="00E36CE1" w:rsidRDefault="00000000">
            <w:pPr>
              <w:spacing w:after="0"/>
            </w:pPr>
            <w:r>
              <w:rPr>
                <w:sz w:val="14"/>
              </w:rPr>
              <w:t>MNT-02</w:t>
            </w:r>
          </w:p>
        </w:tc>
        <w:tc>
          <w:tcPr>
            <w:tcW w:w="4896" w:type="dxa"/>
          </w:tcPr>
          <w:p w:rsidR="00E36CE1" w:rsidRDefault="00000000">
            <w:pPr>
              <w:spacing w:after="0"/>
            </w:pPr>
            <w:r>
              <w:rPr>
                <w:sz w:val="14"/>
              </w:rPr>
              <w:t>User shall convert an anomaly into a maintenance ticket.</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Ticket stores anomaly_id and anomaly detail links to ticket.</w:t>
            </w:r>
          </w:p>
        </w:tc>
      </w:tr>
      <w:tr w:rsidR="00E36CE1">
        <w:trPr>
          <w:jc w:val="center"/>
        </w:trPr>
        <w:tc>
          <w:tcPr>
            <w:tcW w:w="1008" w:type="dxa"/>
          </w:tcPr>
          <w:p w:rsidR="00E36CE1" w:rsidRDefault="00000000">
            <w:pPr>
              <w:spacing w:after="0"/>
            </w:pPr>
            <w:r>
              <w:rPr>
                <w:sz w:val="14"/>
              </w:rPr>
              <w:t>MNT-03</w:t>
            </w:r>
          </w:p>
        </w:tc>
        <w:tc>
          <w:tcPr>
            <w:tcW w:w="4896" w:type="dxa"/>
          </w:tcPr>
          <w:p w:rsidR="00E36CE1" w:rsidRDefault="00000000">
            <w:pPr>
              <w:spacing w:after="0"/>
            </w:pPr>
            <w:r>
              <w:rPr>
                <w:sz w:val="14"/>
              </w:rPr>
              <w:t>Ticket status shall follow OPEN -&gt; IN_PROGRESS -&gt; RESOLVED or OPEN -&gt; CANCELLED.</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Invalid status transition returns BUSINESS_RULE_VIOLATION.</w:t>
            </w:r>
          </w:p>
        </w:tc>
      </w:tr>
      <w:tr w:rsidR="00E36CE1">
        <w:trPr>
          <w:jc w:val="center"/>
        </w:trPr>
        <w:tc>
          <w:tcPr>
            <w:tcW w:w="1008" w:type="dxa"/>
          </w:tcPr>
          <w:p w:rsidR="00E36CE1" w:rsidRDefault="00000000">
            <w:pPr>
              <w:spacing w:after="0"/>
            </w:pPr>
            <w:r>
              <w:rPr>
                <w:sz w:val="14"/>
              </w:rPr>
              <w:t>MNT-04</w:t>
            </w:r>
          </w:p>
        </w:tc>
        <w:tc>
          <w:tcPr>
            <w:tcW w:w="4896" w:type="dxa"/>
          </w:tcPr>
          <w:p w:rsidR="00E36CE1" w:rsidRDefault="00000000">
            <w:pPr>
              <w:spacing w:after="0"/>
            </w:pPr>
            <w:r>
              <w:rPr>
                <w:sz w:val="14"/>
              </w:rPr>
              <w:t>Closing a ticket as RESOLVED requires resolution note.</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Empty note returns validation error.</w:t>
            </w:r>
          </w:p>
        </w:tc>
      </w:tr>
      <w:tr w:rsidR="00E36CE1">
        <w:trPr>
          <w:jc w:val="center"/>
        </w:trPr>
        <w:tc>
          <w:tcPr>
            <w:tcW w:w="1008" w:type="dxa"/>
          </w:tcPr>
          <w:p w:rsidR="00E36CE1" w:rsidRDefault="00000000">
            <w:pPr>
              <w:spacing w:after="0"/>
            </w:pPr>
            <w:r>
              <w:rPr>
                <w:sz w:val="14"/>
              </w:rPr>
              <w:t>MNT-05</w:t>
            </w:r>
          </w:p>
        </w:tc>
        <w:tc>
          <w:tcPr>
            <w:tcW w:w="4896" w:type="dxa"/>
          </w:tcPr>
          <w:p w:rsidR="00E36CE1" w:rsidRDefault="00000000">
            <w:pPr>
              <w:spacing w:after="0"/>
            </w:pPr>
            <w:r>
              <w:rPr>
                <w:sz w:val="14"/>
              </w:rPr>
              <w:t>Ticket priority shall be LOW, MEDIUM, HIGH or CRITICAL.</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Priority enum enforced in backend and UI.</w:t>
            </w:r>
          </w:p>
        </w:tc>
      </w:tr>
      <w:tr w:rsidR="00E36CE1">
        <w:trPr>
          <w:jc w:val="center"/>
        </w:trPr>
        <w:tc>
          <w:tcPr>
            <w:tcW w:w="1008" w:type="dxa"/>
          </w:tcPr>
          <w:p w:rsidR="00E36CE1" w:rsidRDefault="00000000">
            <w:pPr>
              <w:spacing w:after="0"/>
            </w:pPr>
            <w:r>
              <w:rPr>
                <w:sz w:val="14"/>
              </w:rPr>
              <w:t>MNT-06</w:t>
            </w:r>
          </w:p>
        </w:tc>
        <w:tc>
          <w:tcPr>
            <w:tcW w:w="4896" w:type="dxa"/>
          </w:tcPr>
          <w:p w:rsidR="00E36CE1" w:rsidRDefault="00000000">
            <w:pPr>
              <w:spacing w:after="0"/>
            </w:pPr>
            <w:r>
              <w:rPr>
                <w:sz w:val="14"/>
              </w:rPr>
              <w:t>Assigned technician shall see own tickets first.</w:t>
            </w:r>
          </w:p>
        </w:tc>
        <w:tc>
          <w:tcPr>
            <w:tcW w:w="1008" w:type="dxa"/>
          </w:tcPr>
          <w:p w:rsidR="00E36CE1" w:rsidRDefault="00000000">
            <w:pPr>
              <w:spacing w:after="0"/>
            </w:pPr>
            <w:r>
              <w:rPr>
                <w:sz w:val="14"/>
              </w:rPr>
              <w:t>Should</w:t>
            </w:r>
          </w:p>
        </w:tc>
        <w:tc>
          <w:tcPr>
            <w:tcW w:w="3888" w:type="dxa"/>
          </w:tcPr>
          <w:p w:rsidR="00E36CE1" w:rsidRDefault="00000000">
            <w:pPr>
              <w:spacing w:after="0"/>
            </w:pPr>
            <w:r>
              <w:rPr>
                <w:sz w:val="14"/>
              </w:rPr>
              <w:t>Default list sorting places assigned open tickets at top.</w:t>
            </w:r>
          </w:p>
        </w:tc>
      </w:tr>
      <w:tr w:rsidR="00E36CE1">
        <w:trPr>
          <w:jc w:val="center"/>
        </w:trPr>
        <w:tc>
          <w:tcPr>
            <w:tcW w:w="1008" w:type="dxa"/>
          </w:tcPr>
          <w:p w:rsidR="00E36CE1" w:rsidRDefault="00000000">
            <w:pPr>
              <w:spacing w:after="0"/>
            </w:pPr>
            <w:r>
              <w:rPr>
                <w:sz w:val="14"/>
              </w:rPr>
              <w:t>MNT-07</w:t>
            </w:r>
          </w:p>
        </w:tc>
        <w:tc>
          <w:tcPr>
            <w:tcW w:w="4896" w:type="dxa"/>
          </w:tcPr>
          <w:p w:rsidR="00E36CE1" w:rsidRDefault="00000000">
            <w:pPr>
              <w:spacing w:after="0"/>
            </w:pPr>
            <w:r>
              <w:rPr>
                <w:sz w:val="14"/>
              </w:rPr>
              <w:t>Ticket comments shall be append-only and audit logged.</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Editing comments is not available in MVP.</w:t>
            </w:r>
          </w:p>
        </w:tc>
      </w:tr>
    </w:tbl>
    <w:p w:rsidR="00E36CE1" w:rsidRDefault="00E36CE1"/>
    <w:p w:rsidR="00E36CE1" w:rsidRDefault="00000000">
      <w:pPr>
        <w:pStyle w:val="Heading2"/>
      </w:pPr>
      <w:r>
        <w:t>22.1 Ticket Lifecycle</w:t>
      </w:r>
    </w:p>
    <w:tbl>
      <w:tblPr>
        <w:tblStyle w:val="TableGrid"/>
        <w:tblW w:w="0" w:type="auto"/>
        <w:jc w:val="center"/>
        <w:tblLook w:val="04A0" w:firstRow="1" w:lastRow="0" w:firstColumn="1" w:lastColumn="0" w:noHBand="0" w:noVBand="1"/>
      </w:tblPr>
      <w:tblGrid>
        <w:gridCol w:w="2088"/>
        <w:gridCol w:w="2490"/>
        <w:gridCol w:w="5421"/>
      </w:tblGrid>
      <w:tr w:rsidR="00E36CE1">
        <w:trPr>
          <w:tblHeader/>
          <w:jc w:val="center"/>
        </w:trPr>
        <w:tc>
          <w:tcPr>
            <w:tcW w:w="2160" w:type="dxa"/>
            <w:shd w:val="clear" w:color="auto" w:fill="D9EAF7"/>
          </w:tcPr>
          <w:p w:rsidR="00E36CE1" w:rsidRDefault="00000000">
            <w:pPr>
              <w:spacing w:after="0"/>
            </w:pPr>
            <w:r>
              <w:rPr>
                <w:b/>
                <w:sz w:val="15"/>
              </w:rPr>
              <w:t>Current status</w:t>
            </w:r>
          </w:p>
        </w:tc>
        <w:tc>
          <w:tcPr>
            <w:tcW w:w="2592" w:type="dxa"/>
            <w:shd w:val="clear" w:color="auto" w:fill="D9EAF7"/>
          </w:tcPr>
          <w:p w:rsidR="00E36CE1" w:rsidRDefault="00000000">
            <w:pPr>
              <w:spacing w:after="0"/>
            </w:pPr>
            <w:r>
              <w:rPr>
                <w:b/>
                <w:sz w:val="15"/>
              </w:rPr>
              <w:t>Allowed next status</w:t>
            </w:r>
          </w:p>
        </w:tc>
        <w:tc>
          <w:tcPr>
            <w:tcW w:w="5760" w:type="dxa"/>
            <w:shd w:val="clear" w:color="auto" w:fill="D9EAF7"/>
          </w:tcPr>
          <w:p w:rsidR="00E36CE1" w:rsidRDefault="00000000">
            <w:pPr>
              <w:spacing w:after="0"/>
            </w:pPr>
            <w:r>
              <w:rPr>
                <w:b/>
                <w:sz w:val="15"/>
              </w:rPr>
              <w:t>Required data</w:t>
            </w:r>
          </w:p>
        </w:tc>
      </w:tr>
      <w:tr w:rsidR="00E36CE1">
        <w:trPr>
          <w:jc w:val="center"/>
        </w:trPr>
        <w:tc>
          <w:tcPr>
            <w:tcW w:w="2160" w:type="dxa"/>
          </w:tcPr>
          <w:p w:rsidR="00E36CE1" w:rsidRDefault="00000000">
            <w:pPr>
              <w:spacing w:after="0"/>
            </w:pPr>
            <w:r>
              <w:rPr>
                <w:sz w:val="15"/>
              </w:rPr>
              <w:t>OPEN</w:t>
            </w:r>
          </w:p>
        </w:tc>
        <w:tc>
          <w:tcPr>
            <w:tcW w:w="2592" w:type="dxa"/>
          </w:tcPr>
          <w:p w:rsidR="00E36CE1" w:rsidRDefault="00000000">
            <w:pPr>
              <w:spacing w:after="0"/>
            </w:pPr>
            <w:r>
              <w:rPr>
                <w:sz w:val="15"/>
              </w:rPr>
              <w:t>IN_PROGRESS</w:t>
            </w:r>
          </w:p>
        </w:tc>
        <w:tc>
          <w:tcPr>
            <w:tcW w:w="5760" w:type="dxa"/>
          </w:tcPr>
          <w:p w:rsidR="00E36CE1" w:rsidRDefault="00000000">
            <w:pPr>
              <w:spacing w:after="0"/>
            </w:pPr>
            <w:r>
              <w:rPr>
                <w:sz w:val="15"/>
              </w:rPr>
              <w:t>Assignee optional.</w:t>
            </w:r>
          </w:p>
        </w:tc>
      </w:tr>
      <w:tr w:rsidR="00E36CE1">
        <w:trPr>
          <w:jc w:val="center"/>
        </w:trPr>
        <w:tc>
          <w:tcPr>
            <w:tcW w:w="2160" w:type="dxa"/>
          </w:tcPr>
          <w:p w:rsidR="00E36CE1" w:rsidRDefault="00000000">
            <w:pPr>
              <w:spacing w:after="0"/>
            </w:pPr>
            <w:r>
              <w:rPr>
                <w:sz w:val="15"/>
              </w:rPr>
              <w:t>OPEN</w:t>
            </w:r>
          </w:p>
        </w:tc>
        <w:tc>
          <w:tcPr>
            <w:tcW w:w="2592" w:type="dxa"/>
          </w:tcPr>
          <w:p w:rsidR="00E36CE1" w:rsidRDefault="00000000">
            <w:pPr>
              <w:spacing w:after="0"/>
            </w:pPr>
            <w:r>
              <w:rPr>
                <w:sz w:val="15"/>
              </w:rPr>
              <w:t>CANCELLED</w:t>
            </w:r>
          </w:p>
        </w:tc>
        <w:tc>
          <w:tcPr>
            <w:tcW w:w="5760" w:type="dxa"/>
          </w:tcPr>
          <w:p w:rsidR="00E36CE1" w:rsidRDefault="00000000">
            <w:pPr>
              <w:spacing w:after="0"/>
            </w:pPr>
            <w:r>
              <w:rPr>
                <w:sz w:val="15"/>
              </w:rPr>
              <w:t>Cancellation reason required.</w:t>
            </w:r>
          </w:p>
        </w:tc>
      </w:tr>
      <w:tr w:rsidR="00E36CE1">
        <w:trPr>
          <w:jc w:val="center"/>
        </w:trPr>
        <w:tc>
          <w:tcPr>
            <w:tcW w:w="2160" w:type="dxa"/>
          </w:tcPr>
          <w:p w:rsidR="00E36CE1" w:rsidRDefault="00000000">
            <w:pPr>
              <w:spacing w:after="0"/>
            </w:pPr>
            <w:r>
              <w:rPr>
                <w:sz w:val="15"/>
              </w:rPr>
              <w:t>IN_PROGRESS</w:t>
            </w:r>
          </w:p>
        </w:tc>
        <w:tc>
          <w:tcPr>
            <w:tcW w:w="2592" w:type="dxa"/>
          </w:tcPr>
          <w:p w:rsidR="00E36CE1" w:rsidRDefault="00000000">
            <w:pPr>
              <w:spacing w:after="0"/>
            </w:pPr>
            <w:r>
              <w:rPr>
                <w:sz w:val="15"/>
              </w:rPr>
              <w:t>RESOLVED</w:t>
            </w:r>
          </w:p>
        </w:tc>
        <w:tc>
          <w:tcPr>
            <w:tcW w:w="5760" w:type="dxa"/>
          </w:tcPr>
          <w:p w:rsidR="00E36CE1" w:rsidRDefault="00000000">
            <w:pPr>
              <w:spacing w:after="0"/>
            </w:pPr>
            <w:r>
              <w:rPr>
                <w:sz w:val="15"/>
              </w:rPr>
              <w:t>Resolution note required.</w:t>
            </w:r>
          </w:p>
        </w:tc>
      </w:tr>
      <w:tr w:rsidR="00E36CE1">
        <w:trPr>
          <w:jc w:val="center"/>
        </w:trPr>
        <w:tc>
          <w:tcPr>
            <w:tcW w:w="2160" w:type="dxa"/>
          </w:tcPr>
          <w:p w:rsidR="00E36CE1" w:rsidRDefault="00000000">
            <w:pPr>
              <w:spacing w:after="0"/>
            </w:pPr>
            <w:r>
              <w:rPr>
                <w:sz w:val="15"/>
              </w:rPr>
              <w:t>IN_PROGRESS</w:t>
            </w:r>
          </w:p>
        </w:tc>
        <w:tc>
          <w:tcPr>
            <w:tcW w:w="2592" w:type="dxa"/>
          </w:tcPr>
          <w:p w:rsidR="00E36CE1" w:rsidRDefault="00000000">
            <w:pPr>
              <w:spacing w:after="0"/>
            </w:pPr>
            <w:r>
              <w:rPr>
                <w:sz w:val="15"/>
              </w:rPr>
              <w:t>CANCELLED</w:t>
            </w:r>
          </w:p>
        </w:tc>
        <w:tc>
          <w:tcPr>
            <w:tcW w:w="5760" w:type="dxa"/>
          </w:tcPr>
          <w:p w:rsidR="00E36CE1" w:rsidRDefault="00000000">
            <w:pPr>
              <w:spacing w:after="0"/>
            </w:pPr>
            <w:r>
              <w:rPr>
                <w:sz w:val="15"/>
              </w:rPr>
              <w:t>Cancellation reason required.</w:t>
            </w:r>
          </w:p>
        </w:tc>
      </w:tr>
      <w:tr w:rsidR="00E36CE1">
        <w:trPr>
          <w:jc w:val="center"/>
        </w:trPr>
        <w:tc>
          <w:tcPr>
            <w:tcW w:w="2160" w:type="dxa"/>
          </w:tcPr>
          <w:p w:rsidR="00E36CE1" w:rsidRDefault="00000000">
            <w:pPr>
              <w:spacing w:after="0"/>
            </w:pPr>
            <w:r>
              <w:rPr>
                <w:sz w:val="15"/>
              </w:rPr>
              <w:t>RESOLVED</w:t>
            </w:r>
          </w:p>
        </w:tc>
        <w:tc>
          <w:tcPr>
            <w:tcW w:w="2592" w:type="dxa"/>
          </w:tcPr>
          <w:p w:rsidR="00E36CE1" w:rsidRDefault="00000000">
            <w:pPr>
              <w:spacing w:after="0"/>
            </w:pPr>
            <w:r>
              <w:rPr>
                <w:sz w:val="15"/>
              </w:rPr>
              <w:t>No transition.</w:t>
            </w:r>
          </w:p>
        </w:tc>
        <w:tc>
          <w:tcPr>
            <w:tcW w:w="5760" w:type="dxa"/>
          </w:tcPr>
          <w:p w:rsidR="00E36CE1" w:rsidRDefault="00000000">
            <w:pPr>
              <w:spacing w:after="0"/>
            </w:pPr>
            <w:r>
              <w:rPr>
                <w:sz w:val="15"/>
              </w:rPr>
              <w:t>Immutable except admin read.</w:t>
            </w:r>
          </w:p>
        </w:tc>
      </w:tr>
      <w:tr w:rsidR="00E36CE1">
        <w:trPr>
          <w:jc w:val="center"/>
        </w:trPr>
        <w:tc>
          <w:tcPr>
            <w:tcW w:w="2160" w:type="dxa"/>
          </w:tcPr>
          <w:p w:rsidR="00E36CE1" w:rsidRDefault="00000000">
            <w:pPr>
              <w:spacing w:after="0"/>
            </w:pPr>
            <w:r>
              <w:rPr>
                <w:sz w:val="15"/>
              </w:rPr>
              <w:t>CANCELLED</w:t>
            </w:r>
          </w:p>
        </w:tc>
        <w:tc>
          <w:tcPr>
            <w:tcW w:w="2592" w:type="dxa"/>
          </w:tcPr>
          <w:p w:rsidR="00E36CE1" w:rsidRDefault="00000000">
            <w:pPr>
              <w:spacing w:after="0"/>
            </w:pPr>
            <w:r>
              <w:rPr>
                <w:sz w:val="15"/>
              </w:rPr>
              <w:t>No transition.</w:t>
            </w:r>
          </w:p>
        </w:tc>
        <w:tc>
          <w:tcPr>
            <w:tcW w:w="5760" w:type="dxa"/>
          </w:tcPr>
          <w:p w:rsidR="00E36CE1" w:rsidRDefault="00000000">
            <w:pPr>
              <w:spacing w:after="0"/>
            </w:pPr>
            <w:r>
              <w:rPr>
                <w:sz w:val="15"/>
              </w:rPr>
              <w:t>Immutable except admin read.</w:t>
            </w:r>
          </w:p>
        </w:tc>
      </w:tr>
    </w:tbl>
    <w:p w:rsidR="00E36CE1" w:rsidRDefault="00E36CE1"/>
    <w:p w:rsidR="00E36CE1" w:rsidRDefault="00000000">
      <w:pPr>
        <w:pStyle w:val="Heading2"/>
        <w:rPr>
          <w:ins w:id="126" w:author="OQ-012 (Mohamed – Option B)" w:date="2026-07-05T00:00:00Z"/>
        </w:rPr>
      </w:pPr>
      <w:ins w:id="127" w:author="OQ-012 (Mohamed – Option B)" w:date="2026-07-05T00:00:00Z">
        <w:r>
          <w:t>22.2 Overdue Condition (OQ-012)</w:t>
        </w:r>
      </w:ins>
    </w:p>
    <w:p w:rsidR="00E36CE1" w:rsidRDefault="00000000">
      <w:pPr>
        <w:spacing w:after="120"/>
        <w:rPr>
          <w:ins w:id="128" w:author="OQ-012 (Mohamed – Option B)" w:date="2026-07-05T00:00:00Z"/>
        </w:rPr>
      </w:pPr>
      <w:ins w:id="129" w:author="OQ-012 (Mohamed – Option B)" w:date="2026-07-05T00:00:00Z">
        <w:r>
          <w:t>OQ-012 resolution (2026-07-05): OVERDUE is not a ticket status. The Section 22.1 lifecycle remains complete and closed; no fifth status and no scheduled status-flipping job exist.</w:t>
        </w:r>
      </w:ins>
    </w:p>
    <w:p w:rsidR="00E36CE1" w:rsidRDefault="00000000">
      <w:pPr>
        <w:pStyle w:val="ListBullet"/>
        <w:rPr>
          <w:ins w:id="130" w:author="OQ-012 (Mohamed – Option B)" w:date="2026-07-05T00:00:00Z"/>
        </w:rPr>
      </w:pPr>
      <w:ins w:id="131" w:author="OQ-012 (Mohamed – Option B)" w:date="2026-07-05T00:00:00Z">
        <w:r>
          <w:t>maintenance_tickets gains an optional due_date field (date, not timestamp). It may be set at creation and edited while the ticket is OPEN or IN_PROGRESS.</w:t>
        </w:r>
      </w:ins>
    </w:p>
    <w:p w:rsidR="00E36CE1" w:rsidRDefault="00000000">
      <w:pPr>
        <w:pStyle w:val="ListBullet"/>
        <w:rPr>
          <w:ins w:id="132" w:author="OQ-012 (Mohamed – Option B)" w:date="2026-07-05T00:00:00Z"/>
        </w:rPr>
      </w:pPr>
      <w:ins w:id="133" w:author="OQ-012 (Mohamed – Option B)" w:date="2026-07-05T00:00:00Z">
        <w:r>
          <w:t>A ticket is overdue when status is OPEN or IN_PROGRESS and due_date is in the past (evaluated against the Europe/Vienna business date). A ticket without due_date is never overdue.</w:t>
        </w:r>
      </w:ins>
    </w:p>
    <w:p w:rsidR="00E36CE1" w:rsidRDefault="00000000">
      <w:pPr>
        <w:pStyle w:val="ListBullet"/>
        <w:rPr>
          <w:ins w:id="134" w:author="OQ-012 (Mohamed – Option B)" w:date="2026-07-05T00:00:00Z"/>
        </w:rPr>
      </w:pPr>
      <w:ins w:id="135" w:author="OQ-012 (Mohamed – Option B)" w:date="2026-07-05T00:00:00Z">
        <w:r>
          <w:t>The overdue condition is computed at query time by the backend and returned as a boolean field on ticket responses; it is never persisted and never appears in status transitions.</w:t>
        </w:r>
      </w:ins>
    </w:p>
    <w:p w:rsidR="00E36CE1" w:rsidRDefault="00000000">
      <w:pPr>
        <w:pStyle w:val="ListBullet"/>
        <w:rPr>
          <w:ins w:id="136" w:author="OQ-012 (Mohamed – Option B)" w:date="2026-07-05T00:00:00Z"/>
        </w:rPr>
      </w:pPr>
      <w:ins w:id="137" w:author="OQ-012 (Mohamed – Option B)" w:date="2026-07-05T00:00:00Z">
        <w:r>
          <w:t>The maintenance backlog KPI (Section 4.2) counts OPEN plus IN_PROGRESS tickets and reports the overdue sub-count. The ticket list and board may show an Überfällig badge; the badge is display only.</w:t>
        </w:r>
      </w:ins>
    </w:p>
    <w:p w:rsidR="00E36CE1" w:rsidRDefault="00000000">
      <w:r>
        <w:br w:type="page"/>
      </w:r>
    </w:p>
    <w:p w:rsidR="00E36CE1" w:rsidRDefault="00000000">
      <w:pPr>
        <w:pStyle w:val="Heading1"/>
      </w:pPr>
      <w:r>
        <w:rPr>
          <w:color w:val="1F4E79"/>
        </w:rPr>
        <w:t>23. Analytics, Anomaly Detection and Recommendations</w:t>
      </w:r>
    </w:p>
    <w:p w:rsidR="00E36CE1" w:rsidRDefault="00000000">
      <w:r>
        <w:t>The MVP analytics engine shall be implemented in Java. It shall use deterministic formulas, z-score detection, threshold rules and recommendation templates. It shall not call external AI services. Calling every if-statement “AI” is a national sport now, but this specification at least keeps the math inspectable.</w:t>
      </w:r>
    </w:p>
    <w:p w:rsidR="00E36CE1" w:rsidRDefault="00000000">
      <w:pPr>
        <w:pStyle w:val="Heading2"/>
      </w:pPr>
      <w:r>
        <w:t>23.1 Anomaly Types</w:t>
      </w:r>
    </w:p>
    <w:tbl>
      <w:tblPr>
        <w:tblStyle w:val="TableGrid"/>
        <w:tblW w:w="0" w:type="auto"/>
        <w:jc w:val="center"/>
        <w:tblLook w:val="04A0" w:firstRow="1" w:lastRow="0" w:firstColumn="1" w:lastColumn="0" w:noHBand="0" w:noVBand="1"/>
      </w:tblPr>
      <w:tblGrid>
        <w:gridCol w:w="2550"/>
        <w:gridCol w:w="4862"/>
        <w:gridCol w:w="2587"/>
      </w:tblGrid>
      <w:tr w:rsidR="00E36CE1">
        <w:trPr>
          <w:tblHeader/>
          <w:jc w:val="center"/>
        </w:trPr>
        <w:tc>
          <w:tcPr>
            <w:tcW w:w="2592" w:type="dxa"/>
            <w:shd w:val="clear" w:color="auto" w:fill="D9EAF7"/>
          </w:tcPr>
          <w:p w:rsidR="00E36CE1" w:rsidRDefault="00000000">
            <w:pPr>
              <w:spacing w:after="0"/>
            </w:pPr>
            <w:r>
              <w:rPr>
                <w:b/>
                <w:sz w:val="14"/>
              </w:rPr>
              <w:t>Type</w:t>
            </w:r>
          </w:p>
        </w:tc>
        <w:tc>
          <w:tcPr>
            <w:tcW w:w="5184" w:type="dxa"/>
            <w:shd w:val="clear" w:color="auto" w:fill="D9EAF7"/>
          </w:tcPr>
          <w:p w:rsidR="00E36CE1" w:rsidRDefault="00000000">
            <w:pPr>
              <w:spacing w:after="0"/>
            </w:pPr>
            <w:r>
              <w:rPr>
                <w:b/>
                <w:sz w:val="14"/>
              </w:rPr>
              <w:t>Detection rule</w:t>
            </w:r>
          </w:p>
        </w:tc>
        <w:tc>
          <w:tcPr>
            <w:tcW w:w="2736" w:type="dxa"/>
            <w:shd w:val="clear" w:color="auto" w:fill="D9EAF7"/>
          </w:tcPr>
          <w:p w:rsidR="00E36CE1" w:rsidRDefault="00000000">
            <w:pPr>
              <w:spacing w:after="0"/>
            </w:pPr>
            <w:r>
              <w:rPr>
                <w:b/>
                <w:sz w:val="14"/>
              </w:rPr>
              <w:t>Severity logic</w:t>
            </w:r>
          </w:p>
        </w:tc>
      </w:tr>
      <w:tr w:rsidR="00E36CE1">
        <w:trPr>
          <w:jc w:val="center"/>
        </w:trPr>
        <w:tc>
          <w:tcPr>
            <w:tcW w:w="2592" w:type="dxa"/>
          </w:tcPr>
          <w:p w:rsidR="00E36CE1" w:rsidRDefault="00000000">
            <w:pPr>
              <w:spacing w:after="0"/>
            </w:pPr>
            <w:r>
              <w:rPr>
                <w:sz w:val="14"/>
              </w:rPr>
              <w:t>ENERGY_ABOVE_BASELINE</w:t>
            </w:r>
          </w:p>
        </w:tc>
        <w:tc>
          <w:tcPr>
            <w:tcW w:w="5184" w:type="dxa"/>
          </w:tcPr>
          <w:p w:rsidR="00E36CE1" w:rsidRDefault="00000000">
            <w:pPr>
              <w:spacing w:after="0"/>
            </w:pPr>
            <w:r>
              <w:rPr>
                <w:sz w:val="14"/>
              </w:rPr>
              <w:t>energy_kwh is above machine+shift baseline by z-score &gt;= 2.0.</w:t>
            </w:r>
          </w:p>
        </w:tc>
        <w:tc>
          <w:tcPr>
            <w:tcW w:w="2736" w:type="dxa"/>
          </w:tcPr>
          <w:p w:rsidR="00E36CE1" w:rsidRDefault="00000000">
            <w:pPr>
              <w:spacing w:after="0"/>
            </w:pPr>
            <w:r>
              <w:rPr>
                <w:sz w:val="14"/>
              </w:rPr>
              <w:t>MEDIUM at z&gt;=2.0, HIGH at z&gt;=3.0, CRITICAL at z&gt;=4.0 plus high absolute energy.</w:t>
            </w:r>
          </w:p>
        </w:tc>
      </w:tr>
      <w:tr w:rsidR="00E36CE1">
        <w:trPr>
          <w:jc w:val="center"/>
        </w:trPr>
        <w:tc>
          <w:tcPr>
            <w:tcW w:w="2592" w:type="dxa"/>
          </w:tcPr>
          <w:p w:rsidR="00E36CE1" w:rsidRDefault="00000000">
            <w:pPr>
              <w:spacing w:after="0"/>
            </w:pPr>
            <w:r>
              <w:rPr>
                <w:sz w:val="14"/>
              </w:rPr>
              <w:t>ENERGY_PER_UNIT_HIGH</w:t>
            </w:r>
          </w:p>
        </w:tc>
        <w:tc>
          <w:tcPr>
            <w:tcW w:w="5184" w:type="dxa"/>
          </w:tcPr>
          <w:p w:rsidR="00E36CE1" w:rsidRDefault="00000000">
            <w:pPr>
              <w:spacing w:after="0"/>
            </w:pPr>
            <w:r>
              <w:rPr>
                <w:sz w:val="14"/>
              </w:rPr>
              <w:t>energy_per_unit exceeds configured threshold or z-score baseline.</w:t>
            </w:r>
          </w:p>
        </w:tc>
        <w:tc>
          <w:tcPr>
            <w:tcW w:w="2736" w:type="dxa"/>
          </w:tcPr>
          <w:p w:rsidR="00E36CE1" w:rsidRDefault="00000000">
            <w:pPr>
              <w:spacing w:after="0"/>
            </w:pPr>
            <w:r>
              <w:rPr>
                <w:sz w:val="14"/>
              </w:rPr>
              <w:t>HIGH if &gt;25% above baseline, CRITICAL if &gt;50% above baseline.</w:t>
            </w:r>
          </w:p>
        </w:tc>
      </w:tr>
      <w:tr w:rsidR="00E36CE1">
        <w:trPr>
          <w:jc w:val="center"/>
        </w:trPr>
        <w:tc>
          <w:tcPr>
            <w:tcW w:w="2592" w:type="dxa"/>
          </w:tcPr>
          <w:p w:rsidR="00E36CE1" w:rsidRDefault="00000000">
            <w:pPr>
              <w:spacing w:after="0"/>
            </w:pPr>
            <w:r>
              <w:rPr>
                <w:sz w:val="14"/>
              </w:rPr>
              <w:t>SCRAP_RATE_HIGH</w:t>
            </w:r>
          </w:p>
        </w:tc>
        <w:tc>
          <w:tcPr>
            <w:tcW w:w="5184" w:type="dxa"/>
          </w:tcPr>
          <w:p w:rsidR="00E36CE1" w:rsidRDefault="00000000">
            <w:pPr>
              <w:spacing w:after="0"/>
            </w:pPr>
            <w:r>
              <w:rPr>
                <w:sz w:val="14"/>
              </w:rPr>
              <w:t>scrap_rate exceeds configured product/machine threshold.</w:t>
            </w:r>
          </w:p>
        </w:tc>
        <w:tc>
          <w:tcPr>
            <w:tcW w:w="2736" w:type="dxa"/>
          </w:tcPr>
          <w:p w:rsidR="00E36CE1" w:rsidRDefault="00000000">
            <w:pPr>
              <w:spacing w:after="0"/>
            </w:pPr>
            <w:r>
              <w:rPr>
                <w:sz w:val="14"/>
              </w:rPr>
              <w:t>MEDIUM above threshold, HIGH above 2x threshold.</w:t>
            </w:r>
          </w:p>
        </w:tc>
      </w:tr>
      <w:tr w:rsidR="00E36CE1">
        <w:trPr>
          <w:jc w:val="center"/>
        </w:trPr>
        <w:tc>
          <w:tcPr>
            <w:tcW w:w="2592" w:type="dxa"/>
          </w:tcPr>
          <w:p w:rsidR="00E36CE1" w:rsidRDefault="00000000">
            <w:pPr>
              <w:spacing w:after="0"/>
            </w:pPr>
            <w:r>
              <w:rPr>
                <w:sz w:val="14"/>
              </w:rPr>
              <w:t>DOWNTIME_SPIKE</w:t>
            </w:r>
          </w:p>
        </w:tc>
        <w:tc>
          <w:tcPr>
            <w:tcW w:w="5184" w:type="dxa"/>
          </w:tcPr>
          <w:p w:rsidR="00E36CE1" w:rsidRDefault="00000000">
            <w:pPr>
              <w:spacing w:after="0"/>
            </w:pPr>
            <w:r>
              <w:rPr>
                <w:sz w:val="14"/>
              </w:rPr>
              <w:t>downtime minutes exceed baseline or configured limit.</w:t>
            </w:r>
          </w:p>
        </w:tc>
        <w:tc>
          <w:tcPr>
            <w:tcW w:w="2736" w:type="dxa"/>
          </w:tcPr>
          <w:p w:rsidR="00E36CE1" w:rsidRDefault="00000000">
            <w:pPr>
              <w:spacing w:after="0"/>
            </w:pPr>
            <w:r>
              <w:rPr>
                <w:sz w:val="14"/>
              </w:rPr>
              <w:t>Severity based on downtime minutes and recurrence.</w:t>
            </w:r>
          </w:p>
        </w:tc>
      </w:tr>
      <w:tr w:rsidR="00E36CE1">
        <w:trPr>
          <w:jc w:val="center"/>
        </w:trPr>
        <w:tc>
          <w:tcPr>
            <w:tcW w:w="2592" w:type="dxa"/>
          </w:tcPr>
          <w:p w:rsidR="00E36CE1" w:rsidRDefault="00000000">
            <w:pPr>
              <w:spacing w:after="0"/>
            </w:pPr>
            <w:r>
              <w:rPr>
                <w:sz w:val="14"/>
              </w:rPr>
              <w:t>RECURRING_TICKET_PATTERN</w:t>
            </w:r>
          </w:p>
        </w:tc>
        <w:tc>
          <w:tcPr>
            <w:tcW w:w="5184" w:type="dxa"/>
          </w:tcPr>
          <w:p w:rsidR="00E36CE1" w:rsidRDefault="00000000">
            <w:pPr>
              <w:spacing w:after="0"/>
            </w:pPr>
            <w:r>
              <w:rPr>
                <w:sz w:val="14"/>
              </w:rPr>
              <w:t>Three or more tickets for same machine and category within 30 days.</w:t>
            </w:r>
          </w:p>
        </w:tc>
        <w:tc>
          <w:tcPr>
            <w:tcW w:w="2736" w:type="dxa"/>
          </w:tcPr>
          <w:p w:rsidR="00E36CE1" w:rsidRDefault="00000000">
            <w:pPr>
              <w:spacing w:after="0"/>
            </w:pPr>
            <w:r>
              <w:rPr>
                <w:sz w:val="14"/>
              </w:rPr>
              <w:t>HIGH if same machine and issue category repeat.</w:t>
            </w:r>
          </w:p>
        </w:tc>
      </w:tr>
    </w:tbl>
    <w:p w:rsidR="00E36CE1" w:rsidRDefault="00E36CE1"/>
    <w:p w:rsidR="00E36CE1" w:rsidRDefault="00000000">
      <w:pPr>
        <w:pStyle w:val="Heading2"/>
      </w:pPr>
      <w:r>
        <w:t>23.2 Recommendation Templates</w:t>
      </w:r>
    </w:p>
    <w:tbl>
      <w:tblPr>
        <w:tblStyle w:val="TableGrid"/>
        <w:tblW w:w="0" w:type="auto"/>
        <w:jc w:val="center"/>
        <w:tblLook w:val="04A0" w:firstRow="1" w:lastRow="0" w:firstColumn="1" w:lastColumn="0" w:noHBand="0" w:noVBand="1"/>
      </w:tblPr>
      <w:tblGrid>
        <w:gridCol w:w="3497"/>
        <w:gridCol w:w="6502"/>
      </w:tblGrid>
      <w:tr w:rsidR="00E36CE1">
        <w:trPr>
          <w:tblHeader/>
          <w:jc w:val="center"/>
        </w:trPr>
        <w:tc>
          <w:tcPr>
            <w:tcW w:w="3600" w:type="dxa"/>
            <w:shd w:val="clear" w:color="auto" w:fill="D9EAF7"/>
          </w:tcPr>
          <w:p w:rsidR="00E36CE1" w:rsidRDefault="00000000">
            <w:pPr>
              <w:spacing w:after="0"/>
            </w:pPr>
            <w:r>
              <w:rPr>
                <w:b/>
                <w:sz w:val="15"/>
              </w:rPr>
              <w:t>Trigger</w:t>
            </w:r>
          </w:p>
        </w:tc>
        <w:tc>
          <w:tcPr>
            <w:tcW w:w="6912" w:type="dxa"/>
            <w:shd w:val="clear" w:color="auto" w:fill="D9EAF7"/>
          </w:tcPr>
          <w:p w:rsidR="00E36CE1" w:rsidRDefault="00000000">
            <w:pPr>
              <w:spacing w:after="0"/>
            </w:pPr>
            <w:r>
              <w:rPr>
                <w:b/>
                <w:sz w:val="15"/>
              </w:rPr>
              <w:t>Generated recommendation</w:t>
            </w:r>
          </w:p>
        </w:tc>
      </w:tr>
      <w:tr w:rsidR="00E36CE1">
        <w:trPr>
          <w:jc w:val="center"/>
        </w:trPr>
        <w:tc>
          <w:tcPr>
            <w:tcW w:w="3600" w:type="dxa"/>
          </w:tcPr>
          <w:p w:rsidR="00E36CE1" w:rsidRDefault="00000000">
            <w:pPr>
              <w:spacing w:after="0"/>
            </w:pPr>
            <w:r>
              <w:rPr>
                <w:sz w:val="15"/>
              </w:rPr>
              <w:t>ENERGY_ABOVE_BASELINE + normal output</w:t>
            </w:r>
          </w:p>
        </w:tc>
        <w:tc>
          <w:tcPr>
            <w:tcW w:w="6912" w:type="dxa"/>
          </w:tcPr>
          <w:p w:rsidR="00E36CE1" w:rsidRDefault="00000000">
            <w:pPr>
              <w:spacing w:after="0"/>
            </w:pPr>
            <w:r>
              <w:rPr>
                <w:sz w:val="15"/>
              </w:rPr>
              <w:t>Inspect compressed air, motor temperature, idle running and machine setup. Energy increased while output did not improve.</w:t>
            </w:r>
          </w:p>
        </w:tc>
      </w:tr>
      <w:tr w:rsidR="00E36CE1">
        <w:trPr>
          <w:jc w:val="center"/>
        </w:trPr>
        <w:tc>
          <w:tcPr>
            <w:tcW w:w="3600" w:type="dxa"/>
          </w:tcPr>
          <w:p w:rsidR="00E36CE1" w:rsidRDefault="00000000">
            <w:pPr>
              <w:spacing w:after="0"/>
            </w:pPr>
            <w:r>
              <w:rPr>
                <w:sz w:val="15"/>
              </w:rPr>
              <w:t>ENERGY_PER_UNIT_HIGH + low output</w:t>
            </w:r>
          </w:p>
        </w:tc>
        <w:tc>
          <w:tcPr>
            <w:tcW w:w="6912" w:type="dxa"/>
          </w:tcPr>
          <w:p w:rsidR="00E36CE1" w:rsidRDefault="00000000">
            <w:pPr>
              <w:spacing w:after="0"/>
            </w:pPr>
            <w:r>
              <w:rPr>
                <w:sz w:val="15"/>
              </w:rPr>
              <w:t>Review product batch, line allocation and operator setup. Energy per unit is high because output is low.</w:t>
            </w:r>
          </w:p>
        </w:tc>
      </w:tr>
      <w:tr w:rsidR="00E36CE1">
        <w:trPr>
          <w:jc w:val="center"/>
        </w:trPr>
        <w:tc>
          <w:tcPr>
            <w:tcW w:w="3600" w:type="dxa"/>
          </w:tcPr>
          <w:p w:rsidR="00E36CE1" w:rsidRDefault="00000000">
            <w:pPr>
              <w:spacing w:after="0"/>
            </w:pPr>
            <w:r>
              <w:rPr>
                <w:sz w:val="15"/>
              </w:rPr>
              <w:t>SCRAP_RATE_HIGH</w:t>
            </w:r>
          </w:p>
        </w:tc>
        <w:tc>
          <w:tcPr>
            <w:tcW w:w="6912" w:type="dxa"/>
          </w:tcPr>
          <w:p w:rsidR="00E36CE1" w:rsidRDefault="00000000">
            <w:pPr>
              <w:spacing w:after="0"/>
            </w:pPr>
            <w:r>
              <w:rPr>
                <w:sz w:val="15"/>
              </w:rPr>
              <w:t>Check tooling condition, material batch, calibration and recent process changes.</w:t>
            </w:r>
          </w:p>
        </w:tc>
      </w:tr>
      <w:tr w:rsidR="00E36CE1">
        <w:trPr>
          <w:jc w:val="center"/>
        </w:trPr>
        <w:tc>
          <w:tcPr>
            <w:tcW w:w="3600" w:type="dxa"/>
          </w:tcPr>
          <w:p w:rsidR="00E36CE1" w:rsidRDefault="00000000">
            <w:pPr>
              <w:spacing w:after="0"/>
            </w:pPr>
            <w:r>
              <w:rPr>
                <w:sz w:val="15"/>
              </w:rPr>
              <w:t>DOWNTIME_SPIKE</w:t>
            </w:r>
          </w:p>
        </w:tc>
        <w:tc>
          <w:tcPr>
            <w:tcW w:w="6912" w:type="dxa"/>
          </w:tcPr>
          <w:p w:rsidR="00E36CE1" w:rsidRDefault="00000000">
            <w:pPr>
              <w:spacing w:after="0"/>
            </w:pPr>
            <w:r>
              <w:rPr>
                <w:sz w:val="15"/>
              </w:rPr>
              <w:t>Review downtime reason history, spare parts availability and recurring operator notes.</w:t>
            </w:r>
          </w:p>
        </w:tc>
      </w:tr>
      <w:tr w:rsidR="00E36CE1">
        <w:trPr>
          <w:jc w:val="center"/>
        </w:trPr>
        <w:tc>
          <w:tcPr>
            <w:tcW w:w="3600" w:type="dxa"/>
          </w:tcPr>
          <w:p w:rsidR="00E36CE1" w:rsidRDefault="00000000">
            <w:pPr>
              <w:spacing w:after="0"/>
            </w:pPr>
            <w:r>
              <w:rPr>
                <w:sz w:val="15"/>
              </w:rPr>
              <w:t>RECURRING_TICKET_PATTERN</w:t>
            </w:r>
          </w:p>
        </w:tc>
        <w:tc>
          <w:tcPr>
            <w:tcW w:w="6912" w:type="dxa"/>
          </w:tcPr>
          <w:p w:rsidR="00E36CE1" w:rsidRDefault="00000000">
            <w:pPr>
              <w:spacing w:after="0"/>
            </w:pPr>
            <w:r>
              <w:rPr>
                <w:sz w:val="15"/>
              </w:rPr>
              <w:t>Escalate to root-cause analysis. Similar maintenance actions occurred repeatedly in the last 30 days.</w:t>
            </w:r>
          </w:p>
        </w:tc>
      </w:tr>
    </w:tbl>
    <w:p w:rsidR="00E36CE1" w:rsidRDefault="00E36CE1"/>
    <w:p w:rsidR="00E36CE1" w:rsidRDefault="00000000">
      <w:pPr>
        <w:pStyle w:val="Heading2"/>
      </w:pPr>
      <w:r>
        <w:t>23.3 Analytics Requirements</w:t>
      </w:r>
    </w:p>
    <w:tbl>
      <w:tblPr>
        <w:tblStyle w:val="TableGrid"/>
        <w:tblW w:w="0" w:type="auto"/>
        <w:jc w:val="center"/>
        <w:tblLook w:val="04A0" w:firstRow="1" w:lastRow="0" w:firstColumn="1" w:lastColumn="0" w:noHBand="0" w:noVBand="1"/>
      </w:tblPr>
      <w:tblGrid>
        <w:gridCol w:w="942"/>
        <w:gridCol w:w="4486"/>
        <w:gridCol w:w="969"/>
        <w:gridCol w:w="3602"/>
      </w:tblGrid>
      <w:tr w:rsidR="00E36CE1">
        <w:trPr>
          <w:tblHeader/>
          <w:jc w:val="center"/>
        </w:trPr>
        <w:tc>
          <w:tcPr>
            <w:tcW w:w="1008" w:type="dxa"/>
            <w:shd w:val="clear" w:color="auto" w:fill="D9EAF7"/>
          </w:tcPr>
          <w:p w:rsidR="00E36CE1" w:rsidRDefault="00000000">
            <w:pPr>
              <w:spacing w:after="0"/>
            </w:pPr>
            <w:r>
              <w:rPr>
                <w:b/>
                <w:sz w:val="14"/>
              </w:rPr>
              <w:t>ID</w:t>
            </w:r>
          </w:p>
        </w:tc>
        <w:tc>
          <w:tcPr>
            <w:tcW w:w="4896" w:type="dxa"/>
            <w:shd w:val="clear" w:color="auto" w:fill="D9EAF7"/>
          </w:tcPr>
          <w:p w:rsidR="00E36CE1" w:rsidRDefault="00000000">
            <w:pPr>
              <w:spacing w:after="0"/>
            </w:pPr>
            <w:r>
              <w:rPr>
                <w:b/>
                <w:sz w:val="14"/>
              </w:rPr>
              <w:t>Mandatory requirement</w:t>
            </w:r>
          </w:p>
        </w:tc>
        <w:tc>
          <w:tcPr>
            <w:tcW w:w="1008" w:type="dxa"/>
            <w:shd w:val="clear" w:color="auto" w:fill="D9EAF7"/>
          </w:tcPr>
          <w:p w:rsidR="00E36CE1" w:rsidRDefault="00000000">
            <w:pPr>
              <w:spacing w:after="0"/>
            </w:pPr>
            <w:r>
              <w:rPr>
                <w:b/>
                <w:sz w:val="14"/>
              </w:rPr>
              <w:t>Priority</w:t>
            </w:r>
          </w:p>
        </w:tc>
        <w:tc>
          <w:tcPr>
            <w:tcW w:w="3888" w:type="dxa"/>
            <w:shd w:val="clear" w:color="auto" w:fill="D9EAF7"/>
          </w:tcPr>
          <w:p w:rsidR="00E36CE1" w:rsidRDefault="00000000">
            <w:pPr>
              <w:spacing w:after="0"/>
            </w:pPr>
            <w:r>
              <w:rPr>
                <w:b/>
                <w:sz w:val="14"/>
              </w:rPr>
              <w:t>Acceptance criteria</w:t>
            </w:r>
          </w:p>
        </w:tc>
      </w:tr>
      <w:tr w:rsidR="00E36CE1">
        <w:trPr>
          <w:jc w:val="center"/>
        </w:trPr>
        <w:tc>
          <w:tcPr>
            <w:tcW w:w="1008" w:type="dxa"/>
          </w:tcPr>
          <w:p w:rsidR="00E36CE1" w:rsidRDefault="00000000">
            <w:pPr>
              <w:spacing w:after="0"/>
            </w:pPr>
            <w:r>
              <w:rPr>
                <w:sz w:val="14"/>
              </w:rPr>
              <w:t>AN-01</w:t>
            </w:r>
          </w:p>
        </w:tc>
        <w:tc>
          <w:tcPr>
            <w:tcW w:w="4896" w:type="dxa"/>
          </w:tcPr>
          <w:p w:rsidR="00E36CE1" w:rsidRDefault="00000000">
            <w:pPr>
              <w:spacing w:after="0"/>
            </w:pPr>
            <w:r>
              <w:rPr>
                <w:sz w:val="14"/>
              </w:rPr>
              <w:t>Analytics shall run after each successful import job.</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Import completion creates anomaly records when test data exceeds thresholds.</w:t>
            </w:r>
          </w:p>
        </w:tc>
      </w:tr>
      <w:tr w:rsidR="00E36CE1">
        <w:trPr>
          <w:jc w:val="center"/>
        </w:trPr>
        <w:tc>
          <w:tcPr>
            <w:tcW w:w="1008" w:type="dxa"/>
          </w:tcPr>
          <w:p w:rsidR="00E36CE1" w:rsidRDefault="00000000">
            <w:pPr>
              <w:spacing w:after="0"/>
            </w:pPr>
            <w:r>
              <w:rPr>
                <w:sz w:val="14"/>
              </w:rPr>
              <w:t>AN-02</w:t>
            </w:r>
          </w:p>
        </w:tc>
        <w:tc>
          <w:tcPr>
            <w:tcW w:w="4896" w:type="dxa"/>
          </w:tcPr>
          <w:p w:rsidR="00E36CE1" w:rsidRDefault="00000000">
            <w:pPr>
              <w:spacing w:after="0"/>
            </w:pPr>
            <w:r>
              <w:rPr>
                <w:sz w:val="14"/>
              </w:rPr>
              <w:t>Analytics shall be re-runnable for a selected date range by admin.</w:t>
            </w:r>
          </w:p>
        </w:tc>
        <w:tc>
          <w:tcPr>
            <w:tcW w:w="1008" w:type="dxa"/>
          </w:tcPr>
          <w:p w:rsidR="00E36CE1" w:rsidRDefault="00000000">
            <w:pPr>
              <w:spacing w:after="0"/>
            </w:pPr>
            <w:r>
              <w:rPr>
                <w:sz w:val="14"/>
              </w:rPr>
              <w:t>Must</w:t>
            </w:r>
          </w:p>
        </w:tc>
        <w:tc>
          <w:tcPr>
            <w:tcW w:w="3888" w:type="dxa"/>
          </w:tcPr>
          <w:p w:rsidR="00E36CE1" w:rsidRDefault="00000000">
            <w:pPr>
              <w:spacing w:after="0"/>
            </w:pPr>
            <w:del w:id="138" w:author="OQ-007 (Mohamed – Option C)" w:date="2026-07-04T00:00:00Z">
              <w:r>
                <w:rPr>
                  <w:sz w:val="14"/>
                </w:rPr>
                <w:delText>Admin endpoint creates a recalculation job and updates anomalies idempotently.</w:delText>
              </w:r>
            </w:del>
            <w:ins w:id="139" w:author="OQ-007 (Mohamed – Option C)" w:date="2026-07-04T00:00:00Z">
              <w:r>
                <w:rPr>
                  <w:sz w:val="14"/>
                </w:rPr>
                <w:t>Admin endpoint creates a recalculation job. Reruns follow the idempotency and supersession rules in Section 23.4: an unchanged result creates nothing; a changed or disappeared result supersedes, never duplicates.</w:t>
              </w:r>
            </w:ins>
          </w:p>
        </w:tc>
      </w:tr>
      <w:tr w:rsidR="00E36CE1">
        <w:trPr>
          <w:jc w:val="center"/>
        </w:trPr>
        <w:tc>
          <w:tcPr>
            <w:tcW w:w="1008" w:type="dxa"/>
          </w:tcPr>
          <w:p w:rsidR="00E36CE1" w:rsidRDefault="00000000">
            <w:pPr>
              <w:spacing w:after="0"/>
            </w:pPr>
            <w:r>
              <w:rPr>
                <w:sz w:val="14"/>
              </w:rPr>
              <w:t>AN-03</w:t>
            </w:r>
          </w:p>
        </w:tc>
        <w:tc>
          <w:tcPr>
            <w:tcW w:w="4896" w:type="dxa"/>
          </w:tcPr>
          <w:p w:rsidR="00E36CE1" w:rsidRDefault="00000000">
            <w:pPr>
              <w:spacing w:after="0"/>
            </w:pPr>
            <w:r>
              <w:rPr>
                <w:sz w:val="14"/>
              </w:rPr>
              <w:t>Every anomaly shall store explanation, baseline value, observed value and detection method.</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Anomaly detail view displays all fields.</w:t>
            </w:r>
          </w:p>
        </w:tc>
      </w:tr>
      <w:tr w:rsidR="00E36CE1">
        <w:trPr>
          <w:jc w:val="center"/>
        </w:trPr>
        <w:tc>
          <w:tcPr>
            <w:tcW w:w="1008" w:type="dxa"/>
          </w:tcPr>
          <w:p w:rsidR="00E36CE1" w:rsidRDefault="00000000">
            <w:pPr>
              <w:spacing w:after="0"/>
            </w:pPr>
            <w:r>
              <w:rPr>
                <w:sz w:val="14"/>
              </w:rPr>
              <w:t>AN-04</w:t>
            </w:r>
          </w:p>
        </w:tc>
        <w:tc>
          <w:tcPr>
            <w:tcW w:w="4896" w:type="dxa"/>
          </w:tcPr>
          <w:p w:rsidR="00E36CE1" w:rsidRDefault="00000000">
            <w:pPr>
              <w:spacing w:after="0"/>
            </w:pPr>
            <w:del w:id="140" w:author="OQ-007 (Mohamed – Option C)" w:date="2026-07-04T00:00:00Z">
              <w:r>
                <w:rPr>
                  <w:sz w:val="14"/>
                </w:rPr>
                <w:delText>Users shall change anomaly status to NEW, ACKNOWLEDGED, LINKED_TO_TICKET or DISMISSED.</w:delText>
              </w:r>
            </w:del>
            <w:ins w:id="141" w:author="OQ-007 (Mohamed – Option C)" w:date="2026-07-04T00:00:00Z">
              <w:r>
                <w:rPr>
                  <w:sz w:val="14"/>
                </w:rPr>
                <w:t>Users shall change anomaly status to NEW, ACKNOWLEDGED, LINKED_TO_TICKET or DISMISSED. SUPERSEDED is an additional terminal status assigned only by the system during reruns (Section 23.4); users cannot set or leave it.</w:t>
              </w:r>
            </w:ins>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Status transition is audit logged.</w:t>
            </w:r>
          </w:p>
        </w:tc>
      </w:tr>
      <w:tr w:rsidR="00E36CE1">
        <w:trPr>
          <w:jc w:val="center"/>
        </w:trPr>
        <w:tc>
          <w:tcPr>
            <w:tcW w:w="1008" w:type="dxa"/>
          </w:tcPr>
          <w:p w:rsidR="00E36CE1" w:rsidRDefault="00000000">
            <w:pPr>
              <w:spacing w:after="0"/>
            </w:pPr>
            <w:r>
              <w:rPr>
                <w:sz w:val="14"/>
              </w:rPr>
              <w:t>AN-05</w:t>
            </w:r>
          </w:p>
        </w:tc>
        <w:tc>
          <w:tcPr>
            <w:tcW w:w="4896" w:type="dxa"/>
          </w:tcPr>
          <w:p w:rsidR="00E36CE1" w:rsidRDefault="00000000">
            <w:pPr>
              <w:spacing w:after="0"/>
            </w:pPr>
            <w:r>
              <w:rPr>
                <w:sz w:val="14"/>
              </w:rPr>
              <w:t>Recommendations shall be generated from versioned templates, not free text from external AI.</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Recommendation record includes template_code and template_version.</w:t>
            </w:r>
          </w:p>
        </w:tc>
      </w:tr>
    </w:tbl>
    <w:p w:rsidR="00E36CE1" w:rsidRDefault="00E36CE1"/>
    <w:p w:rsidR="00E36CE1" w:rsidRDefault="00000000">
      <w:pPr>
        <w:pStyle w:val="Heading2"/>
        <w:rPr>
          <w:ins w:id="142" w:author="OQ-007 (Mohamed – Option C)" w:date="2026-07-04T00:00:00Z"/>
        </w:rPr>
      </w:pPr>
      <w:ins w:id="143" w:author="OQ-007 (Mohamed – Option C)" w:date="2026-07-04T00:00:00Z">
        <w:r>
          <w:t>23.4 Rerun Idempotency and Supersession</w:t>
        </w:r>
      </w:ins>
    </w:p>
    <w:p w:rsidR="00E36CE1" w:rsidRDefault="00000000">
      <w:pPr>
        <w:spacing w:after="120"/>
        <w:rPr>
          <w:ins w:id="144" w:author="OQ-007 (Mohamed – Option C)" w:date="2026-07-04T00:00:00Z"/>
        </w:rPr>
      </w:pPr>
      <w:ins w:id="145" w:author="OQ-007 (Mohamed – Option C)" w:date="2026-07-04T00:00:00Z">
        <w:r>
          <w:t>OQ-007 resolution (2026-07-04): the rules below define what AN-01 automatic post-import runs and AN-02 admin reruns do when detection executes more than once over the same data.</w:t>
        </w:r>
      </w:ins>
    </w:p>
    <w:p w:rsidR="00E36CE1" w:rsidRDefault="00000000">
      <w:pPr>
        <w:pStyle w:val="ListBullet"/>
        <w:rPr>
          <w:ins w:id="146" w:author="OQ-007 (Mohamed – Option C)" w:date="2026-07-04T00:00:00Z"/>
        </w:rPr>
      </w:pPr>
      <w:ins w:id="147" w:author="OQ-007 (Mohamed – Option C)" w:date="2026-07-04T00:00:00Z">
        <w:r>
          <w:t>Detection identity key: anomaly_type + affected asset (machine_id or line_id per the OQ-005 XOR rule) + shift_id where the detection rule is shift-scoped (Section 23.1) + affected interval [period_start, period_end) + detector_version. Two detections with the same key are the same anomaly.</w:t>
        </w:r>
      </w:ins>
    </w:p>
    <w:p w:rsidR="00E36CE1" w:rsidRDefault="00000000">
      <w:pPr>
        <w:pStyle w:val="ListBullet"/>
        <w:rPr>
          <w:ins w:id="148" w:author="OQ-007 (Mohamed – Option C)" w:date="2026-07-04T00:00:00Z"/>
        </w:rPr>
      </w:pPr>
      <w:ins w:id="149" w:author="OQ-007 (Mohamed – Option C)" w:date="2026-07-04T00:00:00Z">
        <w:r>
          <w:t>Unchanged result: if a rerun computes the same severity, observed value and baseline value for an existing non-superseded anomaly with the same key, it creates and modifies nothing. Reruns over unchanged data are therefore exact no-ops.</w:t>
        </w:r>
      </w:ins>
    </w:p>
    <w:p w:rsidR="00E36CE1" w:rsidRDefault="00000000">
      <w:pPr>
        <w:pStyle w:val="ListBullet"/>
        <w:rPr>
          <w:ins w:id="150" w:author="OQ-007 (Mohamed – Option C)" w:date="2026-07-04T00:00:00Z"/>
        </w:rPr>
      </w:pPr>
      <w:ins w:id="151" w:author="OQ-007 (Mohamed – Option C)" w:date="2026-07-04T00:00:00Z">
        <w:r>
          <w:t>Changed result: if the rerun computes different values for the same key (for example after a correction import), the existing anomaly is set to SUPERSEDED and a new anomaly row is created with status NEW, carrying a superseded_by / supersedes link between the two. The superseded row is never edited in place beyond its status; its recorded values remain the historical evidence of what the earlier run detected.</w:t>
        </w:r>
      </w:ins>
    </w:p>
    <w:p w:rsidR="00E36CE1" w:rsidRDefault="00000000">
      <w:pPr>
        <w:pStyle w:val="ListBullet"/>
        <w:rPr>
          <w:ins w:id="152" w:author="OQ-007 (Mohamed – Option C)" w:date="2026-07-04T00:00:00Z"/>
        </w:rPr>
      </w:pPr>
      <w:ins w:id="153" w:author="OQ-007 (Mohamed – Option C)" w:date="2026-07-04T00:00:00Z">
        <w:r>
          <w:t>Disappeared result: if the rerun no longer detects an anomaly for an existing key, the existing anomaly is set to SUPERSEDED with an explanation stating that the condition is no longer detected at the stated detector_version over the corrected data. No successor row is created.</w:t>
        </w:r>
      </w:ins>
    </w:p>
    <w:p w:rsidR="00E36CE1" w:rsidRDefault="00000000">
      <w:pPr>
        <w:pStyle w:val="ListBullet"/>
        <w:rPr>
          <w:ins w:id="154" w:author="OQ-007 (Mohamed – Option C)" w:date="2026-07-04T00:00:00Z"/>
        </w:rPr>
      </w:pPr>
      <w:ins w:id="155" w:author="OQ-007 (Mohamed – Option C)" w:date="2026-07-04T00:00:00Z">
        <w:r>
          <w:t>User status never propagates: a DISMISSED or ACKNOWLEDGED decision applies to the values the user saw. A successor anomaly always starts at NEW, because corrected data is a new fact requiring a new human decision. Automatically carrying DISMISSED forward could silently hide a real anomaly.</w:t>
        </w:r>
      </w:ins>
    </w:p>
    <w:p w:rsidR="00E36CE1" w:rsidRDefault="00000000">
      <w:pPr>
        <w:pStyle w:val="ListBullet"/>
        <w:rPr>
          <w:ins w:id="156" w:author="OQ-007 (Mohamed – Option C)" w:date="2026-07-04T00:00:00Z"/>
        </w:rPr>
      </w:pPr>
      <w:ins w:id="157" w:author="OQ-007 (Mohamed – Option C)" w:date="2026-07-04T00:00:00Z">
        <w:r>
          <w:t>SUPERSEDED is terminal and system-assigned: no user transition leads to or from it, superseded anomalies are excluded from the active anomaly count KPI, and every supersession writes an ANOMALY_STATUS_CHANGED audit event (Section 27.2).</w:t>
        </w:r>
      </w:ins>
    </w:p>
    <w:p w:rsidR="00E36CE1" w:rsidRDefault="00000000">
      <w:pPr>
        <w:pStyle w:val="Heading2"/>
        <w:rPr>
          <w:ins w:id="158" w:author="CR-001 (Mohamed – Option B)" w:date="2026-07-05T00:00:00Z"/>
        </w:rPr>
      </w:pPr>
      <w:ins w:id="159" w:author="CR-001 (Mohamed – Option B)" w:date="2026-07-05T00:00:00Z">
        <w:r>
          <w:t>23.5 Decision-Support Disclaimer (CR-001)</w:t>
        </w:r>
      </w:ins>
    </w:p>
    <w:p w:rsidR="00E36CE1" w:rsidRDefault="00000000">
      <w:pPr>
        <w:spacing w:after="120"/>
        <w:rPr>
          <w:ins w:id="160" w:author="CR-001 (Mohamed – Option B)" w:date="2026-07-05T00:00:00Z"/>
        </w:rPr>
      </w:pPr>
      <w:ins w:id="161" w:author="CR-001 (Mohamed – Option B)" w:date="2026-07-05T00:00:00Z">
        <w:r>
          <w:t>CR-001 resolution (2026-07-05): the Section 35.1 risk mitigation promises a decision-support disclaimer in the UI and in reports, and REP-02 requires a defined disclaimer text; neither the UI requirement nor the text existed anywhere. Both are fixed here.</w:t>
        </w:r>
      </w:ins>
    </w:p>
    <w:p w:rsidR="00E36CE1" w:rsidRDefault="00000000">
      <w:pPr>
        <w:spacing w:after="120"/>
        <w:rPr>
          <w:ins w:id="162" w:author="CR-001 (Mohamed – Option B)" w:date="2026-07-05T00:00:00Z"/>
        </w:rPr>
      </w:pPr>
      <w:ins w:id="163" w:author="CR-001 (Mohamed – Option B)" w:date="2026-07-05T00:00:00Z">
        <w:r>
          <w:t>The contractual German disclaimer text, used verbatim everywhere, is:</w:t>
        </w:r>
      </w:ins>
    </w:p>
    <w:p w:rsidR="00E36CE1" w:rsidRDefault="00000000">
      <w:pPr>
        <w:spacing w:after="120"/>
        <w:rPr>
          <w:ins w:id="164" w:author="CR-001 (Mohamed – Option B)" w:date="2026-07-05T00:00:00Z"/>
        </w:rPr>
      </w:pPr>
      <w:ins w:id="165" w:author="CR-001 (Mohamed – Option B)" w:date="2026-07-05T00:00:00Z">
        <w:r>
          <w:t>„Hinweis: Diese Anwendung dient der Entscheidungsunterstützung. Empfehlungen sind keine zertifizierte Instandhaltungsdiagnose und ersetzen keine gesetzlich vorgeschriebenen Wartungs- und Sicherheitsverfahren.“</w:t>
        </w:r>
      </w:ins>
    </w:p>
    <w:p w:rsidR="00E36CE1" w:rsidRDefault="00000000">
      <w:pPr>
        <w:pStyle w:val="ListBullet"/>
        <w:rPr>
          <w:ins w:id="166" w:author="CR-001 (Mohamed – Option B)" w:date="2026-07-05T00:00:00Z"/>
        </w:rPr>
      </w:pPr>
      <w:ins w:id="167" w:author="CR-001 (Mohamed – Option B)" w:date="2026-07-05T00:00:00Z">
        <w:r>
          <w:t>Display locations: the anomaly detail view, beneath the explanation and recommendation block of AN-03; every ticket view that renders the linked recommendation text; and the monthly PDF report, satisfying REP-02.</w:t>
        </w:r>
      </w:ins>
    </w:p>
    <w:p w:rsidR="00E36CE1" w:rsidRDefault="00000000">
      <w:pPr>
        <w:pStyle w:val="ListBullet"/>
        <w:rPr>
          <w:ins w:id="168" w:author="CR-001 (Mohamed – Option B)" w:date="2026-07-05T00:00:00Z"/>
        </w:rPr>
      </w:pPr>
      <w:ins w:id="169" w:author="CR-001 (Mohamed – Option B)" w:date="2026-07-05T00:00:00Z">
        <w:r>
          <w:t>Implementation: one frontend catalog key per Section 17.4 carries the text for the UI; the backend report renderer uses the same fixed constant for the PDF. One wording, two carriers; any change to the wording is a change request.</w:t>
        </w:r>
      </w:ins>
    </w:p>
    <w:p w:rsidR="00E36CE1" w:rsidRDefault="00000000">
      <w:pPr>
        <w:pStyle w:val="ListBullet"/>
        <w:rPr>
          <w:ins w:id="170" w:author="CR-001 (Mohamed – Option B)" w:date="2026-07-05T00:00:00Z"/>
        </w:rPr>
      </w:pPr>
      <w:ins w:id="171" w:author="CR-001 (Mohamed – Option B)" w:date="2026-07-05T00:00:00Z">
        <w:r>
          <w:t>Tests: the frontend suite asserts the disclaimer label on the anomaly detail view; the REP-02 PDF content check asserts this exact sentence.</w:t>
        </w:r>
      </w:ins>
    </w:p>
    <w:p w:rsidR="00E36CE1" w:rsidRDefault="00000000">
      <w:r>
        <w:br w:type="page"/>
      </w:r>
    </w:p>
    <w:p w:rsidR="00E36CE1" w:rsidRDefault="00000000">
      <w:pPr>
        <w:pStyle w:val="Heading1"/>
      </w:pPr>
      <w:r>
        <w:rPr>
          <w:color w:val="1F4E79"/>
        </w:rPr>
        <w:t>24. API Specification</w:t>
      </w:r>
    </w:p>
    <w:p w:rsidR="00E36CE1" w:rsidRDefault="00000000">
      <w:r>
        <w:t xml:space="preserve">All backend endpoints shall be prefixed with /api/v1. Responses shall be JSON except file downloads. Pagination shall use page, size and sort query parameters. </w:t>
      </w:r>
      <w:del w:id="172" w:author="OQ-002 (Mohamed – Option C)" w:date="2026-07-04T00:00:00Z">
        <w:r>
          <w:delText>All endpoints except login and refresh require authentication.</w:delText>
        </w:r>
      </w:del>
      <w:ins w:id="173" w:author="OQ-002 (Mohamed – Option C)" w:date="2026-07-04T00:00:00Z">
        <w:r>
          <w:t>All endpoints except login, refresh and the two password-reset endpoints (Section 27.4) require authentication.</w:t>
        </w:r>
      </w:ins>
    </w:p>
    <w:p w:rsidR="00E36CE1" w:rsidRDefault="00000000">
      <w:pPr>
        <w:pStyle w:val="Heading2"/>
      </w:pPr>
      <w:r>
        <w:t>24.1 Authentication APIs</w:t>
      </w:r>
    </w:p>
    <w:tbl>
      <w:tblPr>
        <w:tblStyle w:val="TableGrid"/>
        <w:tblW w:w="0" w:type="auto"/>
        <w:jc w:val="center"/>
        <w:tblLook w:val="04A0" w:firstRow="1" w:lastRow="0" w:firstColumn="1" w:lastColumn="0" w:noHBand="0" w:noVBand="1"/>
      </w:tblPr>
      <w:tblGrid>
        <w:gridCol w:w="980"/>
        <w:gridCol w:w="3056"/>
        <w:gridCol w:w="1930"/>
        <w:gridCol w:w="4033"/>
      </w:tblGrid>
      <w:tr w:rsidR="00E36CE1">
        <w:trPr>
          <w:tblHeader/>
          <w:jc w:val="center"/>
        </w:trPr>
        <w:tc>
          <w:tcPr>
            <w:tcW w:w="1008" w:type="dxa"/>
            <w:shd w:val="clear" w:color="auto" w:fill="D9EAF7"/>
          </w:tcPr>
          <w:p w:rsidR="00E36CE1" w:rsidRDefault="00000000">
            <w:pPr>
              <w:spacing w:after="0"/>
            </w:pPr>
            <w:r>
              <w:rPr>
                <w:b/>
                <w:sz w:val="14"/>
              </w:rPr>
              <w:t>Method</w:t>
            </w:r>
          </w:p>
        </w:tc>
        <w:tc>
          <w:tcPr>
            <w:tcW w:w="3168" w:type="dxa"/>
            <w:shd w:val="clear" w:color="auto" w:fill="D9EAF7"/>
          </w:tcPr>
          <w:p w:rsidR="00E36CE1" w:rsidRDefault="00000000">
            <w:pPr>
              <w:spacing w:after="0"/>
            </w:pPr>
            <w:r>
              <w:rPr>
                <w:b/>
                <w:sz w:val="14"/>
              </w:rPr>
              <w:t>Path</w:t>
            </w:r>
          </w:p>
        </w:tc>
        <w:tc>
          <w:tcPr>
            <w:tcW w:w="2016" w:type="dxa"/>
            <w:shd w:val="clear" w:color="auto" w:fill="D9EAF7"/>
          </w:tcPr>
          <w:p w:rsidR="00E36CE1" w:rsidRDefault="00000000">
            <w:pPr>
              <w:spacing w:after="0"/>
            </w:pPr>
            <w:r>
              <w:rPr>
                <w:b/>
                <w:sz w:val="14"/>
              </w:rPr>
              <w:t>Role access</w:t>
            </w:r>
          </w:p>
        </w:tc>
        <w:tc>
          <w:tcPr>
            <w:tcW w:w="4320" w:type="dxa"/>
            <w:shd w:val="clear" w:color="auto" w:fill="D9EAF7"/>
          </w:tcPr>
          <w:p w:rsidR="00E36CE1" w:rsidRDefault="00000000">
            <w:pPr>
              <w:spacing w:after="0"/>
            </w:pPr>
            <w:r>
              <w:rPr>
                <w:b/>
                <w:sz w:val="14"/>
              </w:rPr>
              <w:t>Purpose / response</w:t>
            </w:r>
          </w:p>
        </w:tc>
      </w:tr>
      <w:tr w:rsidR="00E36CE1">
        <w:trPr>
          <w:jc w:val="center"/>
        </w:trPr>
        <w:tc>
          <w:tcPr>
            <w:tcW w:w="1008" w:type="dxa"/>
          </w:tcPr>
          <w:p w:rsidR="00E36CE1" w:rsidRDefault="00000000">
            <w:pPr>
              <w:spacing w:after="0"/>
            </w:pPr>
            <w:r>
              <w:rPr>
                <w:sz w:val="14"/>
              </w:rPr>
              <w:t>POST</w:t>
            </w:r>
          </w:p>
        </w:tc>
        <w:tc>
          <w:tcPr>
            <w:tcW w:w="3168" w:type="dxa"/>
          </w:tcPr>
          <w:p w:rsidR="00E36CE1" w:rsidRDefault="00000000">
            <w:pPr>
              <w:spacing w:after="0"/>
            </w:pPr>
            <w:r>
              <w:rPr>
                <w:sz w:val="14"/>
              </w:rPr>
              <w:t>/api/v1/auth/login</w:t>
            </w:r>
          </w:p>
        </w:tc>
        <w:tc>
          <w:tcPr>
            <w:tcW w:w="2016" w:type="dxa"/>
          </w:tcPr>
          <w:p w:rsidR="00E36CE1" w:rsidRDefault="00000000">
            <w:pPr>
              <w:spacing w:after="0"/>
            </w:pPr>
            <w:r>
              <w:rPr>
                <w:sz w:val="14"/>
              </w:rPr>
              <w:t>Public</w:t>
            </w:r>
          </w:p>
        </w:tc>
        <w:tc>
          <w:tcPr>
            <w:tcW w:w="4320" w:type="dxa"/>
          </w:tcPr>
          <w:p w:rsidR="00E36CE1" w:rsidRDefault="00000000">
            <w:pPr>
              <w:spacing w:after="0"/>
            </w:pPr>
            <w:del w:id="174" w:author="OQ-001 (Mohamed – Option B)" w:date="2026-07-04T00:00:00Z">
              <w:r>
                <w:rPr>
                  <w:sz w:val="14"/>
                </w:rPr>
                <w:delText>Accepts email and password. Returns access token, refresh token, user profile and roles.</w:delText>
              </w:r>
            </w:del>
            <w:ins w:id="175" w:author="OQ-001 (Mohamed – Option B)" w:date="2026-07-04T00:00:00Z">
              <w:r>
                <w:rPr>
                  <w:sz w:val="14"/>
                </w:rPr>
                <w:t>Accepts email and password. Returns access token, user profile and roles in the JSON body. Sets the refresh token as an HttpOnly, Secure, SameSite=Strict cookie; the refresh token value is never present in the JSON body.</w:t>
              </w:r>
            </w:ins>
          </w:p>
        </w:tc>
      </w:tr>
      <w:tr w:rsidR="00E36CE1">
        <w:trPr>
          <w:jc w:val="center"/>
        </w:trPr>
        <w:tc>
          <w:tcPr>
            <w:tcW w:w="1008" w:type="dxa"/>
          </w:tcPr>
          <w:p w:rsidR="00E36CE1" w:rsidRDefault="00000000">
            <w:pPr>
              <w:spacing w:after="0"/>
            </w:pPr>
            <w:r>
              <w:rPr>
                <w:sz w:val="14"/>
              </w:rPr>
              <w:t>POST</w:t>
            </w:r>
          </w:p>
        </w:tc>
        <w:tc>
          <w:tcPr>
            <w:tcW w:w="3168" w:type="dxa"/>
          </w:tcPr>
          <w:p w:rsidR="00E36CE1" w:rsidRDefault="00000000">
            <w:pPr>
              <w:spacing w:after="0"/>
            </w:pPr>
            <w:r>
              <w:rPr>
                <w:sz w:val="14"/>
              </w:rPr>
              <w:t>/api/v1/auth/refresh</w:t>
            </w:r>
          </w:p>
        </w:tc>
        <w:tc>
          <w:tcPr>
            <w:tcW w:w="2016" w:type="dxa"/>
          </w:tcPr>
          <w:p w:rsidR="00E36CE1" w:rsidRDefault="00000000">
            <w:pPr>
              <w:spacing w:after="0"/>
            </w:pPr>
            <w:del w:id="176" w:author="OQ-001 (Mohamed – Option B)" w:date="2026-07-04T00:00:00Z">
              <w:r>
                <w:rPr>
                  <w:sz w:val="14"/>
                </w:rPr>
                <w:delText>Public with refresh token</w:delText>
              </w:r>
            </w:del>
            <w:ins w:id="177" w:author="OQ-001 (Mohamed – Option B)" w:date="2026-07-04T00:00:00Z">
              <w:r>
                <w:rPr>
                  <w:sz w:val="14"/>
                </w:rPr>
                <w:t>Public with valid refresh-token cookie</w:t>
              </w:r>
            </w:ins>
          </w:p>
        </w:tc>
        <w:tc>
          <w:tcPr>
            <w:tcW w:w="4320" w:type="dxa"/>
          </w:tcPr>
          <w:p w:rsidR="00E36CE1" w:rsidRDefault="00000000">
            <w:pPr>
              <w:spacing w:after="0"/>
            </w:pPr>
            <w:del w:id="178" w:author="OQ-001 (Mohamed – Option B)" w:date="2026-07-04T00:00:00Z">
              <w:r>
                <w:rPr>
                  <w:sz w:val="14"/>
                </w:rPr>
                <w:delText>Returns new access token and refresh token.</w:delText>
              </w:r>
            </w:del>
            <w:ins w:id="179" w:author="OQ-001 (Mohamed – Option B)" w:date="2026-07-04T00:00:00Z">
              <w:r>
                <w:rPr>
                  <w:sz w:val="14"/>
                </w:rPr>
                <w:t>Returns a new access token in the JSON body and rotates the refresh-token cookie. Requires the CSRF header defined in Section 27.1; the refresh token value is never present in the JSON body.</w:t>
              </w:r>
            </w:ins>
          </w:p>
        </w:tc>
      </w:tr>
      <w:tr w:rsidR="00E36CE1">
        <w:trPr>
          <w:jc w:val="center"/>
        </w:trPr>
        <w:tc>
          <w:tcPr>
            <w:tcW w:w="1008" w:type="dxa"/>
          </w:tcPr>
          <w:p w:rsidR="00E36CE1" w:rsidRDefault="00000000">
            <w:pPr>
              <w:spacing w:after="0"/>
            </w:pPr>
            <w:r>
              <w:rPr>
                <w:sz w:val="14"/>
              </w:rPr>
              <w:t>POST</w:t>
            </w:r>
          </w:p>
        </w:tc>
        <w:tc>
          <w:tcPr>
            <w:tcW w:w="3168" w:type="dxa"/>
          </w:tcPr>
          <w:p w:rsidR="00E36CE1" w:rsidRDefault="00000000">
            <w:pPr>
              <w:spacing w:after="0"/>
            </w:pPr>
            <w:r>
              <w:rPr>
                <w:sz w:val="14"/>
              </w:rPr>
              <w:t>/api/v1/auth/logout</w:t>
            </w:r>
          </w:p>
        </w:tc>
        <w:tc>
          <w:tcPr>
            <w:tcW w:w="2016" w:type="dxa"/>
          </w:tcPr>
          <w:p w:rsidR="00E36CE1" w:rsidRDefault="00000000">
            <w:pPr>
              <w:spacing w:after="0"/>
            </w:pPr>
            <w:r>
              <w:rPr>
                <w:sz w:val="14"/>
              </w:rPr>
              <w:t>Authenticated</w:t>
            </w:r>
          </w:p>
        </w:tc>
        <w:tc>
          <w:tcPr>
            <w:tcW w:w="4320" w:type="dxa"/>
          </w:tcPr>
          <w:p w:rsidR="00E36CE1" w:rsidRDefault="00000000">
            <w:pPr>
              <w:spacing w:after="0"/>
            </w:pPr>
            <w:del w:id="180" w:author="OQ-001 (Mohamed – Option B)" w:date="2026-07-04T00:00:00Z">
              <w:r>
                <w:rPr>
                  <w:sz w:val="14"/>
                </w:rPr>
                <w:delText>Invalidates refresh token server-side.</w:delText>
              </w:r>
            </w:del>
            <w:ins w:id="181" w:author="OQ-001 (Mohamed – Option B)" w:date="2026-07-04T00:00:00Z">
              <w:r>
                <w:rPr>
                  <w:sz w:val="14"/>
                </w:rPr>
                <w:t>Invalidates the refresh token server-side and clears the refresh-token cookie. Requires the CSRF header defined in Section 27.1.</w:t>
              </w:r>
            </w:ins>
          </w:p>
        </w:tc>
      </w:tr>
      <w:tr w:rsidR="00E36CE1">
        <w:trPr>
          <w:jc w:val="center"/>
        </w:trPr>
        <w:tc>
          <w:tcPr>
            <w:tcW w:w="1008" w:type="dxa"/>
          </w:tcPr>
          <w:p w:rsidR="00E36CE1" w:rsidRDefault="00000000">
            <w:pPr>
              <w:spacing w:after="0"/>
            </w:pPr>
            <w:r>
              <w:rPr>
                <w:sz w:val="14"/>
              </w:rPr>
              <w:t>GET</w:t>
            </w:r>
          </w:p>
        </w:tc>
        <w:tc>
          <w:tcPr>
            <w:tcW w:w="3168" w:type="dxa"/>
          </w:tcPr>
          <w:p w:rsidR="00E36CE1" w:rsidRDefault="00000000">
            <w:pPr>
              <w:spacing w:after="0"/>
            </w:pPr>
            <w:r>
              <w:rPr>
                <w:sz w:val="14"/>
              </w:rPr>
              <w:t>/api/v1/auth/me</w:t>
            </w:r>
          </w:p>
        </w:tc>
        <w:tc>
          <w:tcPr>
            <w:tcW w:w="2016" w:type="dxa"/>
          </w:tcPr>
          <w:p w:rsidR="00E36CE1" w:rsidRDefault="00000000">
            <w:pPr>
              <w:spacing w:after="0"/>
            </w:pPr>
            <w:r>
              <w:rPr>
                <w:sz w:val="14"/>
              </w:rPr>
              <w:t>Authenticated</w:t>
            </w:r>
          </w:p>
        </w:tc>
        <w:tc>
          <w:tcPr>
            <w:tcW w:w="4320" w:type="dxa"/>
          </w:tcPr>
          <w:p w:rsidR="00E36CE1" w:rsidRDefault="00000000">
            <w:pPr>
              <w:spacing w:after="0"/>
            </w:pPr>
            <w:r>
              <w:rPr>
                <w:sz w:val="14"/>
              </w:rPr>
              <w:t>Returns current user profile and permissions.</w:t>
            </w:r>
          </w:p>
        </w:tc>
      </w:tr>
      <w:tr w:rsidR="00E36CE1">
        <w:trPr>
          <w:jc w:val="center"/>
          <w:ins w:id="182" w:author="OQ-002 (Mohamed – Option C)" w:date="2026-07-04T00:00:00Z"/>
        </w:trPr>
        <w:tc>
          <w:tcPr>
            <w:tcW w:w="1008" w:type="dxa"/>
          </w:tcPr>
          <w:p w:rsidR="00E36CE1" w:rsidRDefault="00000000">
            <w:pPr>
              <w:spacing w:after="0"/>
            </w:pPr>
            <w:ins w:id="183" w:author="OQ-002 (Mohamed – Option C)" w:date="2026-07-04T00:00:00Z">
              <w:r>
                <w:rPr>
                  <w:sz w:val="14"/>
                </w:rPr>
                <w:t>POST</w:t>
              </w:r>
            </w:ins>
          </w:p>
        </w:tc>
        <w:tc>
          <w:tcPr>
            <w:tcW w:w="3168" w:type="dxa"/>
          </w:tcPr>
          <w:p w:rsidR="00E36CE1" w:rsidRDefault="00000000">
            <w:pPr>
              <w:spacing w:after="0"/>
            </w:pPr>
            <w:ins w:id="184" w:author="OQ-002 (Mohamed – Option C)" w:date="2026-07-04T00:00:00Z">
              <w:r>
                <w:rPr>
                  <w:sz w:val="14"/>
                </w:rPr>
                <w:t>/api/v1/auth/password-reset-request</w:t>
              </w:r>
            </w:ins>
          </w:p>
        </w:tc>
        <w:tc>
          <w:tcPr>
            <w:tcW w:w="2016" w:type="dxa"/>
          </w:tcPr>
          <w:p w:rsidR="00E36CE1" w:rsidRDefault="00000000">
            <w:pPr>
              <w:spacing w:after="0"/>
            </w:pPr>
            <w:ins w:id="185" w:author="OQ-002 (Mohamed – Option C)" w:date="2026-07-04T00:00:00Z">
              <w:r>
                <w:rPr>
                  <w:sz w:val="14"/>
                </w:rPr>
                <w:t>Public, rate-limited</w:t>
              </w:r>
            </w:ins>
          </w:p>
        </w:tc>
        <w:tc>
          <w:tcPr>
            <w:tcW w:w="4320" w:type="dxa"/>
          </w:tcPr>
          <w:p w:rsidR="00E36CE1" w:rsidRDefault="00000000">
            <w:pPr>
              <w:spacing w:after="0"/>
            </w:pPr>
            <w:ins w:id="186" w:author="OQ-002 (Mohamed – Option C)" w:date="2026-07-04T00:00:00Z">
              <w:r>
                <w:rPr>
                  <w:sz w:val="14"/>
                </w:rPr>
                <w:t>Accepts email. Always returns 202 regardless of account existence (no user enumeration). Sends a German reset mail with a one-time link when the account exists and is active.</w:t>
              </w:r>
            </w:ins>
          </w:p>
        </w:tc>
      </w:tr>
      <w:tr w:rsidR="00E36CE1">
        <w:trPr>
          <w:jc w:val="center"/>
          <w:ins w:id="187" w:author="OQ-002 (Mohamed – Option C)" w:date="2026-07-04T00:00:00Z"/>
        </w:trPr>
        <w:tc>
          <w:tcPr>
            <w:tcW w:w="1008" w:type="dxa"/>
          </w:tcPr>
          <w:p w:rsidR="00E36CE1" w:rsidRDefault="00000000">
            <w:pPr>
              <w:spacing w:after="0"/>
            </w:pPr>
            <w:ins w:id="188" w:author="OQ-002 (Mohamed – Option C)" w:date="2026-07-04T00:00:00Z">
              <w:r>
                <w:rPr>
                  <w:sz w:val="14"/>
                </w:rPr>
                <w:t>POST</w:t>
              </w:r>
            </w:ins>
          </w:p>
        </w:tc>
        <w:tc>
          <w:tcPr>
            <w:tcW w:w="3168" w:type="dxa"/>
          </w:tcPr>
          <w:p w:rsidR="00E36CE1" w:rsidRDefault="00000000">
            <w:pPr>
              <w:spacing w:after="0"/>
            </w:pPr>
            <w:ins w:id="189" w:author="OQ-002 (Mohamed – Option C)" w:date="2026-07-04T00:00:00Z">
              <w:r>
                <w:rPr>
                  <w:sz w:val="14"/>
                </w:rPr>
                <w:t>/api/v1/auth/password-reset-confirm</w:t>
              </w:r>
            </w:ins>
          </w:p>
        </w:tc>
        <w:tc>
          <w:tcPr>
            <w:tcW w:w="2016" w:type="dxa"/>
          </w:tcPr>
          <w:p w:rsidR="00E36CE1" w:rsidRDefault="00000000">
            <w:pPr>
              <w:spacing w:after="0"/>
            </w:pPr>
            <w:ins w:id="190" w:author="OQ-002 (Mohamed – Option C)" w:date="2026-07-04T00:00:00Z">
              <w:r>
                <w:rPr>
                  <w:sz w:val="14"/>
                </w:rPr>
                <w:t>Public with valid reset token</w:t>
              </w:r>
            </w:ins>
          </w:p>
        </w:tc>
        <w:tc>
          <w:tcPr>
            <w:tcW w:w="4320" w:type="dxa"/>
          </w:tcPr>
          <w:p w:rsidR="00E36CE1" w:rsidRDefault="00000000">
            <w:pPr>
              <w:spacing w:after="0"/>
            </w:pPr>
            <w:ins w:id="191" w:author="OQ-002 (Mohamed – Option C)" w:date="2026-07-04T00:00:00Z">
              <w:r>
                <w:rPr>
                  <w:sz w:val="14"/>
                </w:rPr>
                <w:t>Accepts token and new password. Consumes the token, sets the new password, revokes all refresh tokens of the account.</w:t>
              </w:r>
            </w:ins>
          </w:p>
        </w:tc>
      </w:tr>
      <w:tr w:rsidR="00E36CE1">
        <w:trPr>
          <w:jc w:val="center"/>
          <w:ins w:id="192" w:author="OQ-002 (Mohamed – Option C)" w:date="2026-07-04T00:00:00Z"/>
        </w:trPr>
        <w:tc>
          <w:tcPr>
            <w:tcW w:w="1008" w:type="dxa"/>
          </w:tcPr>
          <w:p w:rsidR="00E36CE1" w:rsidRDefault="00000000">
            <w:pPr>
              <w:spacing w:after="0"/>
            </w:pPr>
            <w:ins w:id="193" w:author="OQ-002 (Mohamed – Option C)" w:date="2026-07-04T00:00:00Z">
              <w:r>
                <w:rPr>
                  <w:sz w:val="14"/>
                </w:rPr>
                <w:t>POST</w:t>
              </w:r>
            </w:ins>
          </w:p>
        </w:tc>
        <w:tc>
          <w:tcPr>
            <w:tcW w:w="3168" w:type="dxa"/>
          </w:tcPr>
          <w:p w:rsidR="00E36CE1" w:rsidRDefault="00000000">
            <w:pPr>
              <w:spacing w:after="0"/>
            </w:pPr>
            <w:ins w:id="194" w:author="OQ-002 (Mohamed – Option C)" w:date="2026-07-04T00:00:00Z">
              <w:r>
                <w:rPr>
                  <w:sz w:val="14"/>
                </w:rPr>
                <w:t>/api/v1/users/{id}/password-reset</w:t>
              </w:r>
            </w:ins>
          </w:p>
        </w:tc>
        <w:tc>
          <w:tcPr>
            <w:tcW w:w="2016" w:type="dxa"/>
          </w:tcPr>
          <w:p w:rsidR="00E36CE1" w:rsidRDefault="00000000">
            <w:pPr>
              <w:spacing w:after="0"/>
            </w:pPr>
            <w:ins w:id="195" w:author="OQ-002 (Mohamed – Option C)" w:date="2026-07-04T00:00:00Z">
              <w:r>
                <w:rPr>
                  <w:sz w:val="14"/>
                </w:rPr>
                <w:t>ADMIN</w:t>
              </w:r>
            </w:ins>
          </w:p>
        </w:tc>
        <w:tc>
          <w:tcPr>
            <w:tcW w:w="4320" w:type="dxa"/>
          </w:tcPr>
          <w:p w:rsidR="00E36CE1" w:rsidRDefault="00000000">
            <w:pPr>
              <w:spacing w:after="0"/>
            </w:pPr>
            <w:ins w:id="196" w:author="OQ-002 (Mohamed – Option C)" w:date="2026-07-04T00:00:00Z">
              <w:r>
                <w:rPr>
                  <w:sz w:val="14"/>
                </w:rPr>
                <w:t>Admin trigger for the same emailed reset flow toward the target user. No password or token is shown to the admin.</w:t>
              </w:r>
            </w:ins>
          </w:p>
        </w:tc>
      </w:tr>
    </w:tbl>
    <w:p w:rsidR="00E36CE1" w:rsidRDefault="00E36CE1"/>
    <w:p w:rsidR="00E36CE1" w:rsidRDefault="00000000">
      <w:pPr>
        <w:pStyle w:val="Heading2"/>
      </w:pPr>
      <w:r>
        <w:t>24.2 Master Data APIs</w:t>
      </w:r>
    </w:p>
    <w:tbl>
      <w:tblPr>
        <w:tblStyle w:val="TableGrid"/>
        <w:tblW w:w="0" w:type="auto"/>
        <w:jc w:val="center"/>
        <w:tblLook w:val="04A0" w:firstRow="1" w:lastRow="0" w:firstColumn="1" w:lastColumn="0" w:noHBand="0" w:noVBand="1"/>
      </w:tblPr>
      <w:tblGrid>
        <w:gridCol w:w="985"/>
        <w:gridCol w:w="3043"/>
        <w:gridCol w:w="1913"/>
        <w:gridCol w:w="4058"/>
      </w:tblGrid>
      <w:tr w:rsidR="00E36CE1">
        <w:trPr>
          <w:tblHeader/>
          <w:jc w:val="center"/>
        </w:trPr>
        <w:tc>
          <w:tcPr>
            <w:tcW w:w="1008" w:type="dxa"/>
            <w:shd w:val="clear" w:color="auto" w:fill="D9EAF7"/>
          </w:tcPr>
          <w:p w:rsidR="00E36CE1" w:rsidRDefault="00000000">
            <w:pPr>
              <w:spacing w:after="0"/>
            </w:pPr>
            <w:r>
              <w:rPr>
                <w:b/>
                <w:sz w:val="14"/>
              </w:rPr>
              <w:t>Method</w:t>
            </w:r>
          </w:p>
        </w:tc>
        <w:tc>
          <w:tcPr>
            <w:tcW w:w="3168" w:type="dxa"/>
            <w:shd w:val="clear" w:color="auto" w:fill="D9EAF7"/>
          </w:tcPr>
          <w:p w:rsidR="00E36CE1" w:rsidRDefault="00000000">
            <w:pPr>
              <w:spacing w:after="0"/>
            </w:pPr>
            <w:r>
              <w:rPr>
                <w:b/>
                <w:sz w:val="14"/>
              </w:rPr>
              <w:t>Path</w:t>
            </w:r>
          </w:p>
        </w:tc>
        <w:tc>
          <w:tcPr>
            <w:tcW w:w="2016" w:type="dxa"/>
            <w:shd w:val="clear" w:color="auto" w:fill="D9EAF7"/>
          </w:tcPr>
          <w:p w:rsidR="00E36CE1" w:rsidRDefault="00000000">
            <w:pPr>
              <w:spacing w:after="0"/>
            </w:pPr>
            <w:r>
              <w:rPr>
                <w:b/>
                <w:sz w:val="14"/>
              </w:rPr>
              <w:t>Role access</w:t>
            </w:r>
          </w:p>
        </w:tc>
        <w:tc>
          <w:tcPr>
            <w:tcW w:w="4320" w:type="dxa"/>
            <w:shd w:val="clear" w:color="auto" w:fill="D9EAF7"/>
          </w:tcPr>
          <w:p w:rsidR="00E36CE1" w:rsidRDefault="00000000">
            <w:pPr>
              <w:spacing w:after="0"/>
            </w:pPr>
            <w:r>
              <w:rPr>
                <w:b/>
                <w:sz w:val="14"/>
              </w:rPr>
              <w:t>Purpose / response</w:t>
            </w:r>
          </w:p>
        </w:tc>
      </w:tr>
      <w:tr w:rsidR="00E36CE1">
        <w:trPr>
          <w:jc w:val="center"/>
        </w:trPr>
        <w:tc>
          <w:tcPr>
            <w:tcW w:w="1008" w:type="dxa"/>
          </w:tcPr>
          <w:p w:rsidR="00E36CE1" w:rsidRDefault="00000000">
            <w:pPr>
              <w:spacing w:after="0"/>
            </w:pPr>
            <w:r>
              <w:rPr>
                <w:sz w:val="14"/>
              </w:rPr>
              <w:t>GET</w:t>
            </w:r>
          </w:p>
        </w:tc>
        <w:tc>
          <w:tcPr>
            <w:tcW w:w="3168" w:type="dxa"/>
          </w:tcPr>
          <w:p w:rsidR="00E36CE1" w:rsidRDefault="00000000">
            <w:pPr>
              <w:spacing w:after="0"/>
            </w:pPr>
            <w:r>
              <w:rPr>
                <w:sz w:val="14"/>
              </w:rPr>
              <w:t>/api/v1/machines</w:t>
            </w:r>
          </w:p>
        </w:tc>
        <w:tc>
          <w:tcPr>
            <w:tcW w:w="2016" w:type="dxa"/>
          </w:tcPr>
          <w:p w:rsidR="00E36CE1" w:rsidRDefault="00000000">
            <w:pPr>
              <w:spacing w:after="0"/>
            </w:pPr>
            <w:r>
              <w:rPr>
                <w:sz w:val="14"/>
              </w:rPr>
              <w:t>All roles</w:t>
            </w:r>
          </w:p>
        </w:tc>
        <w:tc>
          <w:tcPr>
            <w:tcW w:w="4320" w:type="dxa"/>
          </w:tcPr>
          <w:p w:rsidR="00E36CE1" w:rsidRDefault="00000000">
            <w:pPr>
              <w:spacing w:after="0"/>
            </w:pPr>
            <w:r>
              <w:rPr>
                <w:sz w:val="14"/>
              </w:rPr>
              <w:t>Paginated machine list with filters.</w:t>
            </w:r>
          </w:p>
        </w:tc>
      </w:tr>
      <w:tr w:rsidR="00E36CE1">
        <w:trPr>
          <w:jc w:val="center"/>
        </w:trPr>
        <w:tc>
          <w:tcPr>
            <w:tcW w:w="1008" w:type="dxa"/>
          </w:tcPr>
          <w:p w:rsidR="00E36CE1" w:rsidRDefault="00000000">
            <w:pPr>
              <w:spacing w:after="0"/>
            </w:pPr>
            <w:r>
              <w:rPr>
                <w:sz w:val="14"/>
              </w:rPr>
              <w:t>POST</w:t>
            </w:r>
          </w:p>
        </w:tc>
        <w:tc>
          <w:tcPr>
            <w:tcW w:w="3168" w:type="dxa"/>
          </w:tcPr>
          <w:p w:rsidR="00E36CE1" w:rsidRDefault="00000000">
            <w:pPr>
              <w:spacing w:after="0"/>
            </w:pPr>
            <w:r>
              <w:rPr>
                <w:sz w:val="14"/>
              </w:rPr>
              <w:t>/api/v1/machines</w:t>
            </w:r>
          </w:p>
        </w:tc>
        <w:tc>
          <w:tcPr>
            <w:tcW w:w="2016" w:type="dxa"/>
          </w:tcPr>
          <w:p w:rsidR="00E36CE1" w:rsidRDefault="00000000">
            <w:pPr>
              <w:spacing w:after="0"/>
            </w:pPr>
            <w:r>
              <w:rPr>
                <w:sz w:val="14"/>
              </w:rPr>
              <w:t>ADMIN</w:t>
            </w:r>
          </w:p>
        </w:tc>
        <w:tc>
          <w:tcPr>
            <w:tcW w:w="4320" w:type="dxa"/>
          </w:tcPr>
          <w:p w:rsidR="00E36CE1" w:rsidRDefault="00000000">
            <w:pPr>
              <w:spacing w:after="0"/>
            </w:pPr>
            <w:r>
              <w:rPr>
                <w:sz w:val="14"/>
              </w:rPr>
              <w:t>Create machine.</w:t>
            </w:r>
          </w:p>
        </w:tc>
      </w:tr>
      <w:tr w:rsidR="00E36CE1">
        <w:trPr>
          <w:jc w:val="center"/>
        </w:trPr>
        <w:tc>
          <w:tcPr>
            <w:tcW w:w="1008" w:type="dxa"/>
          </w:tcPr>
          <w:p w:rsidR="00E36CE1" w:rsidRDefault="00000000">
            <w:pPr>
              <w:spacing w:after="0"/>
            </w:pPr>
            <w:r>
              <w:rPr>
                <w:sz w:val="14"/>
              </w:rPr>
              <w:t>GET</w:t>
            </w:r>
          </w:p>
        </w:tc>
        <w:tc>
          <w:tcPr>
            <w:tcW w:w="3168" w:type="dxa"/>
          </w:tcPr>
          <w:p w:rsidR="00E36CE1" w:rsidRDefault="00000000">
            <w:pPr>
              <w:spacing w:after="0"/>
            </w:pPr>
            <w:r>
              <w:rPr>
                <w:sz w:val="14"/>
              </w:rPr>
              <w:t>/api/v1/machines/{id}</w:t>
            </w:r>
          </w:p>
        </w:tc>
        <w:tc>
          <w:tcPr>
            <w:tcW w:w="2016" w:type="dxa"/>
          </w:tcPr>
          <w:p w:rsidR="00E36CE1" w:rsidRDefault="00000000">
            <w:pPr>
              <w:spacing w:after="0"/>
            </w:pPr>
            <w:r>
              <w:rPr>
                <w:sz w:val="14"/>
              </w:rPr>
              <w:t>All roles</w:t>
            </w:r>
          </w:p>
        </w:tc>
        <w:tc>
          <w:tcPr>
            <w:tcW w:w="4320" w:type="dxa"/>
          </w:tcPr>
          <w:p w:rsidR="00E36CE1" w:rsidRDefault="00000000">
            <w:pPr>
              <w:spacing w:after="0"/>
            </w:pPr>
            <w:r>
              <w:rPr>
                <w:sz w:val="14"/>
              </w:rPr>
              <w:t>Machine details with line and status.</w:t>
            </w:r>
          </w:p>
        </w:tc>
      </w:tr>
      <w:tr w:rsidR="00E36CE1">
        <w:trPr>
          <w:jc w:val="center"/>
        </w:trPr>
        <w:tc>
          <w:tcPr>
            <w:tcW w:w="1008" w:type="dxa"/>
          </w:tcPr>
          <w:p w:rsidR="00E36CE1" w:rsidRDefault="00000000">
            <w:pPr>
              <w:spacing w:after="0"/>
            </w:pPr>
            <w:r>
              <w:rPr>
                <w:sz w:val="14"/>
              </w:rPr>
              <w:t>PUT</w:t>
            </w:r>
          </w:p>
        </w:tc>
        <w:tc>
          <w:tcPr>
            <w:tcW w:w="3168" w:type="dxa"/>
          </w:tcPr>
          <w:p w:rsidR="00E36CE1" w:rsidRDefault="00000000">
            <w:pPr>
              <w:spacing w:after="0"/>
            </w:pPr>
            <w:r>
              <w:rPr>
                <w:sz w:val="14"/>
              </w:rPr>
              <w:t>/api/v1/machines/{id}</w:t>
            </w:r>
          </w:p>
        </w:tc>
        <w:tc>
          <w:tcPr>
            <w:tcW w:w="2016" w:type="dxa"/>
          </w:tcPr>
          <w:p w:rsidR="00E36CE1" w:rsidRDefault="00000000">
            <w:pPr>
              <w:spacing w:after="0"/>
            </w:pPr>
            <w:r>
              <w:rPr>
                <w:sz w:val="14"/>
              </w:rPr>
              <w:t>ADMIN</w:t>
            </w:r>
          </w:p>
        </w:tc>
        <w:tc>
          <w:tcPr>
            <w:tcW w:w="4320" w:type="dxa"/>
          </w:tcPr>
          <w:p w:rsidR="00E36CE1" w:rsidRDefault="00000000">
            <w:pPr>
              <w:spacing w:after="0"/>
            </w:pPr>
            <w:r>
              <w:rPr>
                <w:sz w:val="14"/>
              </w:rPr>
              <w:t>Update machine master data.</w:t>
            </w:r>
          </w:p>
        </w:tc>
      </w:tr>
      <w:tr w:rsidR="00E36CE1">
        <w:trPr>
          <w:jc w:val="center"/>
        </w:trPr>
        <w:tc>
          <w:tcPr>
            <w:tcW w:w="1008" w:type="dxa"/>
          </w:tcPr>
          <w:p w:rsidR="00E36CE1" w:rsidRDefault="00000000">
            <w:pPr>
              <w:spacing w:after="0"/>
            </w:pPr>
            <w:r>
              <w:rPr>
                <w:sz w:val="14"/>
              </w:rPr>
              <w:t>DELETE</w:t>
            </w:r>
          </w:p>
        </w:tc>
        <w:tc>
          <w:tcPr>
            <w:tcW w:w="3168" w:type="dxa"/>
          </w:tcPr>
          <w:p w:rsidR="00E36CE1" w:rsidRDefault="00000000">
            <w:pPr>
              <w:spacing w:after="0"/>
            </w:pPr>
            <w:r>
              <w:rPr>
                <w:sz w:val="14"/>
              </w:rPr>
              <w:t>/api/v1/machines/{id}</w:t>
            </w:r>
          </w:p>
        </w:tc>
        <w:tc>
          <w:tcPr>
            <w:tcW w:w="2016" w:type="dxa"/>
          </w:tcPr>
          <w:p w:rsidR="00E36CE1" w:rsidRDefault="00000000">
            <w:pPr>
              <w:spacing w:after="0"/>
            </w:pPr>
            <w:r>
              <w:rPr>
                <w:sz w:val="14"/>
              </w:rPr>
              <w:t>ADMIN</w:t>
            </w:r>
          </w:p>
        </w:tc>
        <w:tc>
          <w:tcPr>
            <w:tcW w:w="4320" w:type="dxa"/>
          </w:tcPr>
          <w:p w:rsidR="00E36CE1" w:rsidRDefault="00000000">
            <w:pPr>
              <w:spacing w:after="0"/>
            </w:pPr>
            <w:r>
              <w:rPr>
                <w:sz w:val="14"/>
              </w:rPr>
              <w:t>Soft-delete machine.</w:t>
            </w:r>
          </w:p>
        </w:tc>
      </w:tr>
      <w:tr w:rsidR="00E36CE1">
        <w:trPr>
          <w:jc w:val="center"/>
        </w:trPr>
        <w:tc>
          <w:tcPr>
            <w:tcW w:w="1008" w:type="dxa"/>
          </w:tcPr>
          <w:p w:rsidR="00E36CE1" w:rsidRDefault="00000000">
            <w:pPr>
              <w:spacing w:after="0"/>
            </w:pPr>
            <w:r>
              <w:rPr>
                <w:sz w:val="14"/>
              </w:rPr>
              <w:t>GET</w:t>
            </w:r>
          </w:p>
        </w:tc>
        <w:tc>
          <w:tcPr>
            <w:tcW w:w="3168" w:type="dxa"/>
          </w:tcPr>
          <w:p w:rsidR="00E36CE1" w:rsidRDefault="00000000">
            <w:pPr>
              <w:spacing w:after="0"/>
            </w:pPr>
            <w:r>
              <w:rPr>
                <w:sz w:val="14"/>
              </w:rPr>
              <w:t>/api/v1/production-lines</w:t>
            </w:r>
          </w:p>
        </w:tc>
        <w:tc>
          <w:tcPr>
            <w:tcW w:w="2016" w:type="dxa"/>
          </w:tcPr>
          <w:p w:rsidR="00E36CE1" w:rsidRDefault="00000000">
            <w:pPr>
              <w:spacing w:after="0"/>
            </w:pPr>
            <w:r>
              <w:rPr>
                <w:sz w:val="14"/>
              </w:rPr>
              <w:t>All roles</w:t>
            </w:r>
          </w:p>
        </w:tc>
        <w:tc>
          <w:tcPr>
            <w:tcW w:w="4320" w:type="dxa"/>
          </w:tcPr>
          <w:p w:rsidR="00E36CE1" w:rsidRDefault="00000000">
            <w:pPr>
              <w:spacing w:after="0"/>
            </w:pPr>
            <w:r>
              <w:rPr>
                <w:sz w:val="14"/>
              </w:rPr>
              <w:t>List production lines.</w:t>
            </w:r>
          </w:p>
        </w:tc>
      </w:tr>
      <w:tr w:rsidR="00E36CE1">
        <w:trPr>
          <w:jc w:val="center"/>
        </w:trPr>
        <w:tc>
          <w:tcPr>
            <w:tcW w:w="1008" w:type="dxa"/>
          </w:tcPr>
          <w:p w:rsidR="00E36CE1" w:rsidRDefault="00000000">
            <w:pPr>
              <w:spacing w:after="0"/>
            </w:pPr>
            <w:r>
              <w:rPr>
                <w:sz w:val="14"/>
              </w:rPr>
              <w:t>POST</w:t>
            </w:r>
          </w:p>
        </w:tc>
        <w:tc>
          <w:tcPr>
            <w:tcW w:w="3168" w:type="dxa"/>
          </w:tcPr>
          <w:p w:rsidR="00E36CE1" w:rsidRDefault="00000000">
            <w:pPr>
              <w:spacing w:after="0"/>
            </w:pPr>
            <w:r>
              <w:rPr>
                <w:sz w:val="14"/>
              </w:rPr>
              <w:t>/api/v1/production-lines</w:t>
            </w:r>
          </w:p>
        </w:tc>
        <w:tc>
          <w:tcPr>
            <w:tcW w:w="2016" w:type="dxa"/>
          </w:tcPr>
          <w:p w:rsidR="00E36CE1" w:rsidRDefault="00000000">
            <w:pPr>
              <w:spacing w:after="0"/>
            </w:pPr>
            <w:r>
              <w:rPr>
                <w:sz w:val="14"/>
              </w:rPr>
              <w:t>ADMIN</w:t>
            </w:r>
          </w:p>
        </w:tc>
        <w:tc>
          <w:tcPr>
            <w:tcW w:w="4320" w:type="dxa"/>
          </w:tcPr>
          <w:p w:rsidR="00E36CE1" w:rsidRDefault="00000000">
            <w:pPr>
              <w:spacing w:after="0"/>
            </w:pPr>
            <w:r>
              <w:rPr>
                <w:sz w:val="14"/>
              </w:rPr>
              <w:t>Create line.</w:t>
            </w:r>
          </w:p>
        </w:tc>
      </w:tr>
      <w:tr w:rsidR="00E36CE1">
        <w:trPr>
          <w:jc w:val="center"/>
        </w:trPr>
        <w:tc>
          <w:tcPr>
            <w:tcW w:w="1008" w:type="dxa"/>
          </w:tcPr>
          <w:p w:rsidR="00E36CE1" w:rsidRDefault="00000000">
            <w:pPr>
              <w:spacing w:after="0"/>
            </w:pPr>
            <w:r>
              <w:rPr>
                <w:sz w:val="14"/>
              </w:rPr>
              <w:t>GET</w:t>
            </w:r>
          </w:p>
        </w:tc>
        <w:tc>
          <w:tcPr>
            <w:tcW w:w="3168" w:type="dxa"/>
          </w:tcPr>
          <w:p w:rsidR="00E36CE1" w:rsidRDefault="00000000">
            <w:pPr>
              <w:spacing w:after="0"/>
            </w:pPr>
            <w:r>
              <w:rPr>
                <w:sz w:val="14"/>
              </w:rPr>
              <w:t>/api/v1/products</w:t>
            </w:r>
          </w:p>
        </w:tc>
        <w:tc>
          <w:tcPr>
            <w:tcW w:w="2016" w:type="dxa"/>
          </w:tcPr>
          <w:p w:rsidR="00E36CE1" w:rsidRDefault="00000000">
            <w:pPr>
              <w:spacing w:after="0"/>
            </w:pPr>
            <w:r>
              <w:rPr>
                <w:sz w:val="14"/>
              </w:rPr>
              <w:t>All roles</w:t>
            </w:r>
          </w:p>
        </w:tc>
        <w:tc>
          <w:tcPr>
            <w:tcW w:w="4320" w:type="dxa"/>
          </w:tcPr>
          <w:p w:rsidR="00E36CE1" w:rsidRDefault="00000000">
            <w:pPr>
              <w:spacing w:after="0"/>
            </w:pPr>
            <w:r>
              <w:rPr>
                <w:sz w:val="14"/>
              </w:rPr>
              <w:t>Product list.</w:t>
            </w:r>
          </w:p>
        </w:tc>
      </w:tr>
      <w:tr w:rsidR="00E36CE1">
        <w:trPr>
          <w:jc w:val="center"/>
        </w:trPr>
        <w:tc>
          <w:tcPr>
            <w:tcW w:w="1008" w:type="dxa"/>
          </w:tcPr>
          <w:p w:rsidR="00E36CE1" w:rsidRDefault="00000000">
            <w:pPr>
              <w:spacing w:after="0"/>
            </w:pPr>
            <w:r>
              <w:rPr>
                <w:sz w:val="14"/>
              </w:rPr>
              <w:t>POST</w:t>
            </w:r>
          </w:p>
        </w:tc>
        <w:tc>
          <w:tcPr>
            <w:tcW w:w="3168" w:type="dxa"/>
          </w:tcPr>
          <w:p w:rsidR="00E36CE1" w:rsidRDefault="00000000">
            <w:pPr>
              <w:spacing w:after="0"/>
            </w:pPr>
            <w:r>
              <w:rPr>
                <w:sz w:val="14"/>
              </w:rPr>
              <w:t>/api/v1/products</w:t>
            </w:r>
          </w:p>
        </w:tc>
        <w:tc>
          <w:tcPr>
            <w:tcW w:w="2016" w:type="dxa"/>
          </w:tcPr>
          <w:p w:rsidR="00E36CE1" w:rsidRDefault="00000000">
            <w:pPr>
              <w:spacing w:after="0"/>
            </w:pPr>
            <w:r>
              <w:rPr>
                <w:sz w:val="14"/>
              </w:rPr>
              <w:t>ADMIN</w:t>
            </w:r>
          </w:p>
        </w:tc>
        <w:tc>
          <w:tcPr>
            <w:tcW w:w="4320" w:type="dxa"/>
          </w:tcPr>
          <w:p w:rsidR="00E36CE1" w:rsidRDefault="00000000">
            <w:pPr>
              <w:spacing w:after="0"/>
            </w:pPr>
            <w:r>
              <w:rPr>
                <w:sz w:val="14"/>
              </w:rPr>
              <w:t>Create product.</w:t>
            </w:r>
          </w:p>
        </w:tc>
      </w:tr>
    </w:tbl>
    <w:p w:rsidR="00E36CE1" w:rsidRDefault="00E36CE1"/>
    <w:p w:rsidR="00E36CE1" w:rsidRDefault="00000000">
      <w:pPr>
        <w:pStyle w:val="Heading2"/>
      </w:pPr>
      <w:r>
        <w:t>24.3 Import APIs</w:t>
      </w:r>
    </w:p>
    <w:tbl>
      <w:tblPr>
        <w:tblStyle w:val="TableGrid"/>
        <w:tblW w:w="0" w:type="auto"/>
        <w:jc w:val="center"/>
        <w:tblLook w:val="04A0" w:firstRow="1" w:lastRow="0" w:firstColumn="1" w:lastColumn="0" w:noHBand="0" w:noVBand="1"/>
      </w:tblPr>
      <w:tblGrid>
        <w:gridCol w:w="981"/>
        <w:gridCol w:w="3005"/>
        <w:gridCol w:w="1994"/>
        <w:gridCol w:w="4019"/>
      </w:tblGrid>
      <w:tr w:rsidR="00E36CE1">
        <w:trPr>
          <w:tblHeader/>
          <w:jc w:val="center"/>
        </w:trPr>
        <w:tc>
          <w:tcPr>
            <w:tcW w:w="1008" w:type="dxa"/>
            <w:shd w:val="clear" w:color="auto" w:fill="D9EAF7"/>
          </w:tcPr>
          <w:p w:rsidR="00E36CE1" w:rsidRDefault="00000000">
            <w:pPr>
              <w:spacing w:after="0"/>
            </w:pPr>
            <w:r>
              <w:rPr>
                <w:b/>
                <w:sz w:val="14"/>
              </w:rPr>
              <w:t>Method</w:t>
            </w:r>
          </w:p>
        </w:tc>
        <w:tc>
          <w:tcPr>
            <w:tcW w:w="3168" w:type="dxa"/>
            <w:shd w:val="clear" w:color="auto" w:fill="D9EAF7"/>
          </w:tcPr>
          <w:p w:rsidR="00E36CE1" w:rsidRDefault="00000000">
            <w:pPr>
              <w:spacing w:after="0"/>
            </w:pPr>
            <w:r>
              <w:rPr>
                <w:b/>
                <w:sz w:val="14"/>
              </w:rPr>
              <w:t>Path</w:t>
            </w:r>
          </w:p>
        </w:tc>
        <w:tc>
          <w:tcPr>
            <w:tcW w:w="2016" w:type="dxa"/>
            <w:shd w:val="clear" w:color="auto" w:fill="D9EAF7"/>
          </w:tcPr>
          <w:p w:rsidR="00E36CE1" w:rsidRDefault="00000000">
            <w:pPr>
              <w:spacing w:after="0"/>
            </w:pPr>
            <w:r>
              <w:rPr>
                <w:b/>
                <w:sz w:val="14"/>
              </w:rPr>
              <w:t>Role access</w:t>
            </w:r>
          </w:p>
        </w:tc>
        <w:tc>
          <w:tcPr>
            <w:tcW w:w="4320" w:type="dxa"/>
            <w:shd w:val="clear" w:color="auto" w:fill="D9EAF7"/>
          </w:tcPr>
          <w:p w:rsidR="00E36CE1" w:rsidRDefault="00000000">
            <w:pPr>
              <w:spacing w:after="0"/>
            </w:pPr>
            <w:r>
              <w:rPr>
                <w:b/>
                <w:sz w:val="14"/>
              </w:rPr>
              <w:t>Purpose / response</w:t>
            </w:r>
          </w:p>
        </w:tc>
      </w:tr>
      <w:tr w:rsidR="00E36CE1">
        <w:trPr>
          <w:jc w:val="center"/>
        </w:trPr>
        <w:tc>
          <w:tcPr>
            <w:tcW w:w="1008" w:type="dxa"/>
          </w:tcPr>
          <w:p w:rsidR="00E36CE1" w:rsidRDefault="00000000">
            <w:pPr>
              <w:spacing w:after="0"/>
            </w:pPr>
            <w:r>
              <w:rPr>
                <w:sz w:val="14"/>
              </w:rPr>
              <w:t>POST</w:t>
            </w:r>
          </w:p>
        </w:tc>
        <w:tc>
          <w:tcPr>
            <w:tcW w:w="3168" w:type="dxa"/>
          </w:tcPr>
          <w:p w:rsidR="00E36CE1" w:rsidRDefault="00000000">
            <w:pPr>
              <w:spacing w:after="0"/>
            </w:pPr>
            <w:r>
              <w:rPr>
                <w:sz w:val="14"/>
              </w:rPr>
              <w:t>/api/v1/import-jobs/production-records</w:t>
            </w:r>
          </w:p>
        </w:tc>
        <w:tc>
          <w:tcPr>
            <w:tcW w:w="2016" w:type="dxa"/>
          </w:tcPr>
          <w:p w:rsidR="00E36CE1" w:rsidRDefault="00000000">
            <w:pPr>
              <w:spacing w:after="0"/>
            </w:pPr>
            <w:r>
              <w:rPr>
                <w:sz w:val="14"/>
              </w:rPr>
              <w:t>ADMIN, PRODUCTION_MANAGER</w:t>
            </w:r>
          </w:p>
        </w:tc>
        <w:tc>
          <w:tcPr>
            <w:tcW w:w="4320" w:type="dxa"/>
          </w:tcPr>
          <w:p w:rsidR="00E36CE1" w:rsidRDefault="00000000">
            <w:pPr>
              <w:spacing w:after="0"/>
            </w:pPr>
            <w:r>
              <w:rPr>
                <w:sz w:val="14"/>
              </w:rPr>
              <w:t>Upload production CSV. Validates and commits if valid.</w:t>
            </w:r>
          </w:p>
        </w:tc>
      </w:tr>
      <w:tr w:rsidR="00E36CE1">
        <w:trPr>
          <w:jc w:val="center"/>
        </w:trPr>
        <w:tc>
          <w:tcPr>
            <w:tcW w:w="1008" w:type="dxa"/>
          </w:tcPr>
          <w:p w:rsidR="00E36CE1" w:rsidRDefault="00000000">
            <w:pPr>
              <w:spacing w:after="0"/>
            </w:pPr>
            <w:r>
              <w:rPr>
                <w:sz w:val="14"/>
              </w:rPr>
              <w:t>POST</w:t>
            </w:r>
          </w:p>
        </w:tc>
        <w:tc>
          <w:tcPr>
            <w:tcW w:w="3168" w:type="dxa"/>
          </w:tcPr>
          <w:p w:rsidR="00E36CE1" w:rsidRDefault="00000000">
            <w:pPr>
              <w:spacing w:after="0"/>
            </w:pPr>
            <w:r>
              <w:rPr>
                <w:sz w:val="14"/>
              </w:rPr>
              <w:t>/api/v1/import-jobs/energy-measurements</w:t>
            </w:r>
          </w:p>
        </w:tc>
        <w:tc>
          <w:tcPr>
            <w:tcW w:w="2016" w:type="dxa"/>
          </w:tcPr>
          <w:p w:rsidR="00E36CE1" w:rsidRDefault="00000000">
            <w:pPr>
              <w:spacing w:after="0"/>
            </w:pPr>
            <w:r>
              <w:rPr>
                <w:sz w:val="14"/>
              </w:rPr>
              <w:t>ADMIN, ENERGY_MANAGER</w:t>
            </w:r>
          </w:p>
        </w:tc>
        <w:tc>
          <w:tcPr>
            <w:tcW w:w="4320" w:type="dxa"/>
          </w:tcPr>
          <w:p w:rsidR="00E36CE1" w:rsidRDefault="00000000">
            <w:pPr>
              <w:spacing w:after="0"/>
            </w:pPr>
            <w:r>
              <w:rPr>
                <w:sz w:val="14"/>
              </w:rPr>
              <w:t>Upload energy CSV.</w:t>
            </w:r>
          </w:p>
        </w:tc>
      </w:tr>
      <w:tr w:rsidR="00E36CE1">
        <w:trPr>
          <w:jc w:val="center"/>
        </w:trPr>
        <w:tc>
          <w:tcPr>
            <w:tcW w:w="1008" w:type="dxa"/>
          </w:tcPr>
          <w:p w:rsidR="00E36CE1" w:rsidRDefault="00000000">
            <w:pPr>
              <w:spacing w:after="0"/>
            </w:pPr>
            <w:r>
              <w:rPr>
                <w:sz w:val="14"/>
              </w:rPr>
              <w:t>POST</w:t>
            </w:r>
          </w:p>
        </w:tc>
        <w:tc>
          <w:tcPr>
            <w:tcW w:w="3168" w:type="dxa"/>
          </w:tcPr>
          <w:p w:rsidR="00E36CE1" w:rsidRDefault="00000000">
            <w:pPr>
              <w:spacing w:after="0"/>
            </w:pPr>
            <w:r>
              <w:rPr>
                <w:sz w:val="14"/>
              </w:rPr>
              <w:t>/api/v1/import-jobs/downtime-records</w:t>
            </w:r>
          </w:p>
        </w:tc>
        <w:tc>
          <w:tcPr>
            <w:tcW w:w="2016" w:type="dxa"/>
          </w:tcPr>
          <w:p w:rsidR="00E36CE1" w:rsidRDefault="00000000">
            <w:pPr>
              <w:spacing w:after="0"/>
            </w:pPr>
            <w:r>
              <w:rPr>
                <w:sz w:val="14"/>
              </w:rPr>
              <w:t>ADMIN, PRODUCTION_MANAGER</w:t>
            </w:r>
          </w:p>
        </w:tc>
        <w:tc>
          <w:tcPr>
            <w:tcW w:w="4320" w:type="dxa"/>
          </w:tcPr>
          <w:p w:rsidR="00E36CE1" w:rsidRDefault="00000000">
            <w:pPr>
              <w:spacing w:after="0"/>
            </w:pPr>
            <w:r>
              <w:rPr>
                <w:sz w:val="14"/>
              </w:rPr>
              <w:t>Upload downtime CSV.</w:t>
            </w:r>
          </w:p>
        </w:tc>
      </w:tr>
      <w:tr w:rsidR="00E36CE1">
        <w:trPr>
          <w:jc w:val="center"/>
        </w:trPr>
        <w:tc>
          <w:tcPr>
            <w:tcW w:w="1008" w:type="dxa"/>
          </w:tcPr>
          <w:p w:rsidR="00E36CE1" w:rsidRDefault="00000000">
            <w:pPr>
              <w:spacing w:after="0"/>
            </w:pPr>
            <w:r>
              <w:rPr>
                <w:sz w:val="14"/>
              </w:rPr>
              <w:t>POST</w:t>
            </w:r>
          </w:p>
        </w:tc>
        <w:tc>
          <w:tcPr>
            <w:tcW w:w="3168" w:type="dxa"/>
          </w:tcPr>
          <w:p w:rsidR="00E36CE1" w:rsidRDefault="00000000">
            <w:pPr>
              <w:spacing w:after="0"/>
            </w:pPr>
            <w:r>
              <w:rPr>
                <w:sz w:val="14"/>
              </w:rPr>
              <w:t>/api/v1/import-jobs/scrap-records</w:t>
            </w:r>
          </w:p>
        </w:tc>
        <w:tc>
          <w:tcPr>
            <w:tcW w:w="2016" w:type="dxa"/>
          </w:tcPr>
          <w:p w:rsidR="00E36CE1" w:rsidRDefault="00000000">
            <w:pPr>
              <w:spacing w:after="0"/>
            </w:pPr>
            <w:r>
              <w:rPr>
                <w:sz w:val="14"/>
              </w:rPr>
              <w:t>ADMIN, PRODUCTION_MANAGER</w:t>
            </w:r>
          </w:p>
        </w:tc>
        <w:tc>
          <w:tcPr>
            <w:tcW w:w="4320" w:type="dxa"/>
          </w:tcPr>
          <w:p w:rsidR="00E36CE1" w:rsidRDefault="00000000">
            <w:pPr>
              <w:spacing w:after="0"/>
            </w:pPr>
            <w:r>
              <w:rPr>
                <w:sz w:val="14"/>
              </w:rPr>
              <w:t>Upload scrap CSV.</w:t>
            </w:r>
          </w:p>
        </w:tc>
      </w:tr>
      <w:tr w:rsidR="00E36CE1">
        <w:trPr>
          <w:jc w:val="center"/>
        </w:trPr>
        <w:tc>
          <w:tcPr>
            <w:tcW w:w="1008" w:type="dxa"/>
          </w:tcPr>
          <w:p w:rsidR="00E36CE1" w:rsidRDefault="00000000">
            <w:pPr>
              <w:spacing w:after="0"/>
            </w:pPr>
            <w:r>
              <w:rPr>
                <w:sz w:val="14"/>
              </w:rPr>
              <w:t>GET</w:t>
            </w:r>
          </w:p>
        </w:tc>
        <w:tc>
          <w:tcPr>
            <w:tcW w:w="3168" w:type="dxa"/>
          </w:tcPr>
          <w:p w:rsidR="00E36CE1" w:rsidRDefault="00000000">
            <w:pPr>
              <w:spacing w:after="0"/>
            </w:pPr>
            <w:r>
              <w:rPr>
                <w:sz w:val="14"/>
              </w:rPr>
              <w:t>/api/v1/import-jobs</w:t>
            </w:r>
          </w:p>
        </w:tc>
        <w:tc>
          <w:tcPr>
            <w:tcW w:w="2016" w:type="dxa"/>
          </w:tcPr>
          <w:p w:rsidR="00E36CE1" w:rsidRDefault="00000000">
            <w:pPr>
              <w:spacing w:after="0"/>
            </w:pPr>
            <w:r>
              <w:rPr>
                <w:sz w:val="14"/>
              </w:rPr>
              <w:t>ADMIN, managers</w:t>
            </w:r>
          </w:p>
        </w:tc>
        <w:tc>
          <w:tcPr>
            <w:tcW w:w="4320" w:type="dxa"/>
          </w:tcPr>
          <w:p w:rsidR="00E36CE1" w:rsidRDefault="00000000">
            <w:pPr>
              <w:spacing w:after="0"/>
            </w:pPr>
            <w:r>
              <w:rPr>
                <w:sz w:val="14"/>
              </w:rPr>
              <w:t>Paginated import history.</w:t>
            </w:r>
          </w:p>
        </w:tc>
      </w:tr>
      <w:tr w:rsidR="00E36CE1">
        <w:trPr>
          <w:jc w:val="center"/>
        </w:trPr>
        <w:tc>
          <w:tcPr>
            <w:tcW w:w="1008" w:type="dxa"/>
          </w:tcPr>
          <w:p w:rsidR="00E36CE1" w:rsidRDefault="00000000">
            <w:pPr>
              <w:spacing w:after="0"/>
            </w:pPr>
            <w:r>
              <w:rPr>
                <w:sz w:val="14"/>
              </w:rPr>
              <w:t>GET</w:t>
            </w:r>
          </w:p>
        </w:tc>
        <w:tc>
          <w:tcPr>
            <w:tcW w:w="3168" w:type="dxa"/>
          </w:tcPr>
          <w:p w:rsidR="00E36CE1" w:rsidRDefault="00000000">
            <w:pPr>
              <w:spacing w:after="0"/>
            </w:pPr>
            <w:r>
              <w:rPr>
                <w:sz w:val="14"/>
              </w:rPr>
              <w:t>/api/v1/import-jobs/{id}/errors</w:t>
            </w:r>
          </w:p>
        </w:tc>
        <w:tc>
          <w:tcPr>
            <w:tcW w:w="2016" w:type="dxa"/>
          </w:tcPr>
          <w:p w:rsidR="00E36CE1" w:rsidRDefault="00000000">
            <w:pPr>
              <w:spacing w:after="0"/>
            </w:pPr>
            <w:r>
              <w:rPr>
                <w:sz w:val="14"/>
              </w:rPr>
              <w:t>ADMIN, managers</w:t>
            </w:r>
          </w:p>
        </w:tc>
        <w:tc>
          <w:tcPr>
            <w:tcW w:w="4320" w:type="dxa"/>
          </w:tcPr>
          <w:p w:rsidR="00E36CE1" w:rsidRDefault="00000000">
            <w:pPr>
              <w:spacing w:after="0"/>
            </w:pPr>
            <w:r>
              <w:rPr>
                <w:sz w:val="14"/>
              </w:rPr>
              <w:t>Validation errors for rejected import.</w:t>
            </w:r>
          </w:p>
        </w:tc>
      </w:tr>
      <w:tr w:rsidR="00E36CE1">
        <w:trPr>
          <w:jc w:val="center"/>
          <w:ins w:id="197" w:author="OQ-006 (Mohamed – Option A)" w:date="2026-07-05T00:00:00Z"/>
        </w:trPr>
        <w:tc>
          <w:tcPr>
            <w:tcW w:w="1008" w:type="dxa"/>
          </w:tcPr>
          <w:p w:rsidR="00E36CE1" w:rsidRDefault="00000000">
            <w:pPr>
              <w:spacing w:after="0"/>
            </w:pPr>
            <w:ins w:id="198" w:author="OQ-006 (Mohamed – Option A)" w:date="2026-07-05T00:00:00Z">
              <w:r>
                <w:rPr>
                  <w:sz w:val="14"/>
                </w:rPr>
                <w:t>POST</w:t>
              </w:r>
            </w:ins>
          </w:p>
        </w:tc>
        <w:tc>
          <w:tcPr>
            <w:tcW w:w="3168" w:type="dxa"/>
          </w:tcPr>
          <w:p w:rsidR="00E36CE1" w:rsidRDefault="00000000">
            <w:pPr>
              <w:spacing w:after="0"/>
            </w:pPr>
            <w:ins w:id="199" w:author="OQ-006 (Mohamed – Option A)" w:date="2026-07-05T00:00:00Z">
              <w:r>
                <w:rPr>
                  <w:sz w:val="14"/>
                </w:rPr>
                <w:t>/api/v1/import-jobs/{id}/correction</w:t>
              </w:r>
            </w:ins>
          </w:p>
        </w:tc>
        <w:tc>
          <w:tcPr>
            <w:tcW w:w="2016" w:type="dxa"/>
          </w:tcPr>
          <w:p w:rsidR="00E36CE1" w:rsidRDefault="00000000">
            <w:pPr>
              <w:spacing w:after="0"/>
            </w:pPr>
            <w:ins w:id="200" w:author="OQ-006 (Mohamed – Option A)" w:date="2026-07-05T00:00:00Z">
              <w:r>
                <w:rPr>
                  <w:sz w:val="14"/>
                </w:rPr>
                <w:t>ADMIN</w:t>
              </w:r>
            </w:ins>
          </w:p>
        </w:tc>
        <w:tc>
          <w:tcPr>
            <w:tcW w:w="4320" w:type="dxa"/>
          </w:tcPr>
          <w:p w:rsidR="00E36CE1" w:rsidRDefault="00000000">
            <w:pPr>
              <w:spacing w:after="0"/>
            </w:pPr>
            <w:ins w:id="201" w:author="OQ-006 (Mohamed – Option A)" w:date="2026-07-05T00:00:00Z">
              <w:r>
                <w:rPr>
                  <w:sz w:val="14"/>
                </w:rPr>
                <w:t>Correction upload replacing the target COMMITTED job (Section 16.6). Same template and validation as the original import type.</w:t>
              </w:r>
            </w:ins>
          </w:p>
        </w:tc>
      </w:tr>
      <w:tr w:rsidR="00E36CE1">
        <w:trPr>
          <w:jc w:val="center"/>
          <w:ins w:id="202" w:author="OQ-006 (Mohamed – Option A)" w:date="2026-07-05T00:00:00Z"/>
        </w:trPr>
        <w:tc>
          <w:tcPr>
            <w:tcW w:w="1008" w:type="dxa"/>
          </w:tcPr>
          <w:p w:rsidR="00E36CE1" w:rsidRDefault="00000000">
            <w:pPr>
              <w:spacing w:after="0"/>
            </w:pPr>
            <w:ins w:id="203" w:author="OQ-006 (Mohamed – Option A)" w:date="2026-07-05T00:00:00Z">
              <w:r>
                <w:rPr>
                  <w:sz w:val="14"/>
                </w:rPr>
                <w:t>POST</w:t>
              </w:r>
            </w:ins>
          </w:p>
        </w:tc>
        <w:tc>
          <w:tcPr>
            <w:tcW w:w="3168" w:type="dxa"/>
          </w:tcPr>
          <w:p w:rsidR="00E36CE1" w:rsidRDefault="00000000">
            <w:pPr>
              <w:spacing w:after="0"/>
            </w:pPr>
            <w:ins w:id="204" w:author="OQ-006 (Mohamed – Option A)" w:date="2026-07-05T00:00:00Z">
              <w:r>
                <w:rPr>
                  <w:sz w:val="14"/>
                </w:rPr>
                <w:t>/api/v1/import-jobs/{id}/rollback</w:t>
              </w:r>
            </w:ins>
          </w:p>
        </w:tc>
        <w:tc>
          <w:tcPr>
            <w:tcW w:w="2016" w:type="dxa"/>
          </w:tcPr>
          <w:p w:rsidR="00E36CE1" w:rsidRDefault="00000000">
            <w:pPr>
              <w:spacing w:after="0"/>
            </w:pPr>
            <w:ins w:id="205" w:author="OQ-006 (Mohamed – Option A)" w:date="2026-07-05T00:00:00Z">
              <w:r>
                <w:rPr>
                  <w:sz w:val="14"/>
                </w:rPr>
                <w:t>ADMIN</w:t>
              </w:r>
            </w:ins>
          </w:p>
        </w:tc>
        <w:tc>
          <w:tcPr>
            <w:tcW w:w="4320" w:type="dxa"/>
          </w:tcPr>
          <w:p w:rsidR="00E36CE1" w:rsidRDefault="00000000">
            <w:pPr>
              <w:spacing w:after="0"/>
            </w:pPr>
            <w:ins w:id="206" w:author="OQ-006 (Mohamed – Option A)" w:date="2026-07-05T00:00:00Z">
              <w:r>
                <w:rPr>
                  <w:sz w:val="14"/>
                </w:rPr>
                <w:t>Supersedes the target job's rows without replacement. Mandatory reason in the request body.</w:t>
              </w:r>
            </w:ins>
          </w:p>
        </w:tc>
      </w:tr>
    </w:tbl>
    <w:p w:rsidR="00E36CE1" w:rsidRDefault="00E36CE1"/>
    <w:p w:rsidR="00E36CE1" w:rsidRDefault="00000000">
      <w:pPr>
        <w:pStyle w:val="Heading2"/>
      </w:pPr>
      <w:r>
        <w:t>24.4 KPI and Analytics APIs</w:t>
      </w:r>
    </w:p>
    <w:tbl>
      <w:tblPr>
        <w:tblStyle w:val="TableGrid"/>
        <w:tblW w:w="0" w:type="auto"/>
        <w:jc w:val="center"/>
        <w:tblLook w:val="04A0" w:firstRow="1" w:lastRow="0" w:firstColumn="1" w:lastColumn="0" w:noHBand="0" w:noVBand="1"/>
      </w:tblPr>
      <w:tblGrid>
        <w:gridCol w:w="974"/>
        <w:gridCol w:w="3039"/>
        <w:gridCol w:w="1995"/>
        <w:gridCol w:w="3991"/>
      </w:tblGrid>
      <w:tr w:rsidR="00E36CE1">
        <w:trPr>
          <w:tblHeader/>
          <w:jc w:val="center"/>
        </w:trPr>
        <w:tc>
          <w:tcPr>
            <w:tcW w:w="1008" w:type="dxa"/>
            <w:shd w:val="clear" w:color="auto" w:fill="D9EAF7"/>
          </w:tcPr>
          <w:p w:rsidR="00E36CE1" w:rsidRDefault="00000000">
            <w:pPr>
              <w:spacing w:after="0"/>
            </w:pPr>
            <w:r>
              <w:rPr>
                <w:b/>
                <w:sz w:val="14"/>
              </w:rPr>
              <w:t>Method</w:t>
            </w:r>
          </w:p>
        </w:tc>
        <w:tc>
          <w:tcPr>
            <w:tcW w:w="3168" w:type="dxa"/>
            <w:shd w:val="clear" w:color="auto" w:fill="D9EAF7"/>
          </w:tcPr>
          <w:p w:rsidR="00E36CE1" w:rsidRDefault="00000000">
            <w:pPr>
              <w:spacing w:after="0"/>
            </w:pPr>
            <w:r>
              <w:rPr>
                <w:b/>
                <w:sz w:val="14"/>
              </w:rPr>
              <w:t>Path</w:t>
            </w:r>
          </w:p>
        </w:tc>
        <w:tc>
          <w:tcPr>
            <w:tcW w:w="2016" w:type="dxa"/>
            <w:shd w:val="clear" w:color="auto" w:fill="D9EAF7"/>
          </w:tcPr>
          <w:p w:rsidR="00E36CE1" w:rsidRDefault="00000000">
            <w:pPr>
              <w:spacing w:after="0"/>
            </w:pPr>
            <w:r>
              <w:rPr>
                <w:b/>
                <w:sz w:val="14"/>
              </w:rPr>
              <w:t>Role access</w:t>
            </w:r>
          </w:p>
        </w:tc>
        <w:tc>
          <w:tcPr>
            <w:tcW w:w="4320" w:type="dxa"/>
            <w:shd w:val="clear" w:color="auto" w:fill="D9EAF7"/>
          </w:tcPr>
          <w:p w:rsidR="00E36CE1" w:rsidRDefault="00000000">
            <w:pPr>
              <w:spacing w:after="0"/>
            </w:pPr>
            <w:r>
              <w:rPr>
                <w:b/>
                <w:sz w:val="14"/>
              </w:rPr>
              <w:t>Purpose / response</w:t>
            </w:r>
          </w:p>
        </w:tc>
      </w:tr>
      <w:tr w:rsidR="00E36CE1">
        <w:trPr>
          <w:jc w:val="center"/>
        </w:trPr>
        <w:tc>
          <w:tcPr>
            <w:tcW w:w="1008" w:type="dxa"/>
          </w:tcPr>
          <w:p w:rsidR="00E36CE1" w:rsidRDefault="00000000">
            <w:pPr>
              <w:spacing w:after="0"/>
            </w:pPr>
            <w:r>
              <w:rPr>
                <w:sz w:val="14"/>
              </w:rPr>
              <w:t>GET</w:t>
            </w:r>
          </w:p>
        </w:tc>
        <w:tc>
          <w:tcPr>
            <w:tcW w:w="3168" w:type="dxa"/>
          </w:tcPr>
          <w:p w:rsidR="00E36CE1" w:rsidRDefault="00000000">
            <w:pPr>
              <w:spacing w:after="0"/>
            </w:pPr>
            <w:r>
              <w:rPr>
                <w:sz w:val="14"/>
              </w:rPr>
              <w:t>/api/v1/dashboard/summary</w:t>
            </w:r>
          </w:p>
        </w:tc>
        <w:tc>
          <w:tcPr>
            <w:tcW w:w="2016" w:type="dxa"/>
          </w:tcPr>
          <w:p w:rsidR="00E36CE1" w:rsidRDefault="00000000">
            <w:pPr>
              <w:spacing w:after="0"/>
            </w:pPr>
            <w:r>
              <w:rPr>
                <w:sz w:val="14"/>
              </w:rPr>
              <w:t>All roles</w:t>
            </w:r>
          </w:p>
        </w:tc>
        <w:tc>
          <w:tcPr>
            <w:tcW w:w="4320" w:type="dxa"/>
          </w:tcPr>
          <w:p w:rsidR="00E36CE1" w:rsidRDefault="00000000">
            <w:pPr>
              <w:spacing w:after="0"/>
            </w:pPr>
            <w:r>
              <w:rPr>
                <w:sz w:val="14"/>
              </w:rPr>
              <w:t>KPI cards for date range and filters.</w:t>
            </w:r>
          </w:p>
        </w:tc>
      </w:tr>
      <w:tr w:rsidR="00E36CE1">
        <w:trPr>
          <w:jc w:val="center"/>
        </w:trPr>
        <w:tc>
          <w:tcPr>
            <w:tcW w:w="1008" w:type="dxa"/>
          </w:tcPr>
          <w:p w:rsidR="00E36CE1" w:rsidRDefault="00000000">
            <w:pPr>
              <w:spacing w:after="0"/>
            </w:pPr>
            <w:r>
              <w:rPr>
                <w:sz w:val="14"/>
              </w:rPr>
              <w:t>GET</w:t>
            </w:r>
          </w:p>
        </w:tc>
        <w:tc>
          <w:tcPr>
            <w:tcW w:w="3168" w:type="dxa"/>
          </w:tcPr>
          <w:p w:rsidR="00E36CE1" w:rsidRDefault="00000000">
            <w:pPr>
              <w:spacing w:after="0"/>
            </w:pPr>
            <w:r>
              <w:rPr>
                <w:sz w:val="14"/>
              </w:rPr>
              <w:t>/api/v1/energy/kpis</w:t>
            </w:r>
          </w:p>
        </w:tc>
        <w:tc>
          <w:tcPr>
            <w:tcW w:w="2016" w:type="dxa"/>
          </w:tcPr>
          <w:p w:rsidR="00E36CE1" w:rsidRDefault="00000000">
            <w:pPr>
              <w:spacing w:after="0"/>
            </w:pPr>
            <w:r>
              <w:rPr>
                <w:sz w:val="14"/>
              </w:rPr>
              <w:t>ADMIN, PRODUCTION_MANAGER, ENERGY_MANAGER, VIEWER</w:t>
            </w:r>
          </w:p>
        </w:tc>
        <w:tc>
          <w:tcPr>
            <w:tcW w:w="4320" w:type="dxa"/>
          </w:tcPr>
          <w:p w:rsidR="00E36CE1" w:rsidRDefault="00000000">
            <w:pPr>
              <w:spacing w:after="0"/>
            </w:pPr>
            <w:r>
              <w:rPr>
                <w:sz w:val="14"/>
              </w:rPr>
              <w:t>Energy totals and energy per unit.</w:t>
            </w:r>
          </w:p>
        </w:tc>
      </w:tr>
      <w:tr w:rsidR="00E36CE1">
        <w:trPr>
          <w:jc w:val="center"/>
        </w:trPr>
        <w:tc>
          <w:tcPr>
            <w:tcW w:w="1008" w:type="dxa"/>
          </w:tcPr>
          <w:p w:rsidR="00E36CE1" w:rsidRDefault="00000000">
            <w:pPr>
              <w:spacing w:after="0"/>
            </w:pPr>
            <w:r>
              <w:rPr>
                <w:sz w:val="14"/>
              </w:rPr>
              <w:t>GET</w:t>
            </w:r>
          </w:p>
        </w:tc>
        <w:tc>
          <w:tcPr>
            <w:tcW w:w="3168" w:type="dxa"/>
          </w:tcPr>
          <w:p w:rsidR="00E36CE1" w:rsidRDefault="00000000">
            <w:pPr>
              <w:spacing w:after="0"/>
            </w:pPr>
            <w:r>
              <w:rPr>
                <w:sz w:val="14"/>
              </w:rPr>
              <w:t>/api/v1/downtime/pareto</w:t>
            </w:r>
          </w:p>
        </w:tc>
        <w:tc>
          <w:tcPr>
            <w:tcW w:w="2016" w:type="dxa"/>
          </w:tcPr>
          <w:p w:rsidR="00E36CE1" w:rsidRDefault="00000000">
            <w:pPr>
              <w:spacing w:after="0"/>
            </w:pPr>
            <w:r>
              <w:rPr>
                <w:sz w:val="14"/>
              </w:rPr>
              <w:t>ADMIN, PRODUCTION_MANAGER, VIEWER</w:t>
            </w:r>
          </w:p>
        </w:tc>
        <w:tc>
          <w:tcPr>
            <w:tcW w:w="4320" w:type="dxa"/>
          </w:tcPr>
          <w:p w:rsidR="00E36CE1" w:rsidRDefault="00000000">
            <w:pPr>
              <w:spacing w:after="0"/>
            </w:pPr>
            <w:r>
              <w:rPr>
                <w:sz w:val="14"/>
              </w:rPr>
              <w:t>Downtime Pareto data.</w:t>
            </w:r>
          </w:p>
        </w:tc>
      </w:tr>
      <w:tr w:rsidR="00E36CE1">
        <w:trPr>
          <w:jc w:val="center"/>
        </w:trPr>
        <w:tc>
          <w:tcPr>
            <w:tcW w:w="1008" w:type="dxa"/>
          </w:tcPr>
          <w:p w:rsidR="00E36CE1" w:rsidRDefault="00000000">
            <w:pPr>
              <w:spacing w:after="0"/>
            </w:pPr>
            <w:r>
              <w:rPr>
                <w:sz w:val="14"/>
              </w:rPr>
              <w:t>GET</w:t>
            </w:r>
          </w:p>
        </w:tc>
        <w:tc>
          <w:tcPr>
            <w:tcW w:w="3168" w:type="dxa"/>
          </w:tcPr>
          <w:p w:rsidR="00E36CE1" w:rsidRDefault="00000000">
            <w:pPr>
              <w:spacing w:after="0"/>
            </w:pPr>
            <w:r>
              <w:rPr>
                <w:sz w:val="14"/>
              </w:rPr>
              <w:t>/api/v1/quality/scrap-rate</w:t>
            </w:r>
          </w:p>
        </w:tc>
        <w:tc>
          <w:tcPr>
            <w:tcW w:w="2016" w:type="dxa"/>
          </w:tcPr>
          <w:p w:rsidR="00E36CE1" w:rsidRDefault="00000000">
            <w:pPr>
              <w:spacing w:after="0"/>
            </w:pPr>
            <w:r>
              <w:rPr>
                <w:sz w:val="14"/>
              </w:rPr>
              <w:t>ADMIN, PRODUCTION_MANAGER, VIEWER</w:t>
            </w:r>
          </w:p>
        </w:tc>
        <w:tc>
          <w:tcPr>
            <w:tcW w:w="4320" w:type="dxa"/>
          </w:tcPr>
          <w:p w:rsidR="00E36CE1" w:rsidRDefault="00000000">
            <w:pPr>
              <w:spacing w:after="0"/>
            </w:pPr>
            <w:r>
              <w:rPr>
                <w:sz w:val="14"/>
              </w:rPr>
              <w:t>Scrap KPIs and trends.</w:t>
            </w:r>
          </w:p>
        </w:tc>
      </w:tr>
      <w:tr w:rsidR="00E36CE1">
        <w:trPr>
          <w:jc w:val="center"/>
        </w:trPr>
        <w:tc>
          <w:tcPr>
            <w:tcW w:w="1008" w:type="dxa"/>
          </w:tcPr>
          <w:p w:rsidR="00E36CE1" w:rsidRDefault="00000000">
            <w:pPr>
              <w:spacing w:after="0"/>
            </w:pPr>
            <w:r>
              <w:rPr>
                <w:sz w:val="14"/>
              </w:rPr>
              <w:t>GET</w:t>
            </w:r>
          </w:p>
        </w:tc>
        <w:tc>
          <w:tcPr>
            <w:tcW w:w="3168" w:type="dxa"/>
          </w:tcPr>
          <w:p w:rsidR="00E36CE1" w:rsidRDefault="00000000">
            <w:pPr>
              <w:spacing w:after="0"/>
            </w:pPr>
            <w:r>
              <w:rPr>
                <w:sz w:val="14"/>
              </w:rPr>
              <w:t>/api/v1/anomalies</w:t>
            </w:r>
          </w:p>
        </w:tc>
        <w:tc>
          <w:tcPr>
            <w:tcW w:w="2016" w:type="dxa"/>
          </w:tcPr>
          <w:p w:rsidR="00E36CE1" w:rsidRDefault="00000000">
            <w:pPr>
              <w:spacing w:after="0"/>
            </w:pPr>
            <w:r>
              <w:rPr>
                <w:sz w:val="14"/>
              </w:rPr>
              <w:t>All roles</w:t>
            </w:r>
          </w:p>
        </w:tc>
        <w:tc>
          <w:tcPr>
            <w:tcW w:w="4320" w:type="dxa"/>
          </w:tcPr>
          <w:p w:rsidR="00E36CE1" w:rsidRDefault="00000000">
            <w:pPr>
              <w:spacing w:after="0"/>
            </w:pPr>
            <w:r>
              <w:rPr>
                <w:sz w:val="14"/>
              </w:rPr>
              <w:t>Paginated anomalies with severity and status filters.</w:t>
            </w:r>
          </w:p>
        </w:tc>
      </w:tr>
      <w:tr w:rsidR="00E36CE1">
        <w:trPr>
          <w:jc w:val="center"/>
        </w:trPr>
        <w:tc>
          <w:tcPr>
            <w:tcW w:w="1008" w:type="dxa"/>
          </w:tcPr>
          <w:p w:rsidR="00E36CE1" w:rsidRDefault="00000000">
            <w:pPr>
              <w:spacing w:after="0"/>
            </w:pPr>
            <w:r>
              <w:rPr>
                <w:sz w:val="14"/>
              </w:rPr>
              <w:t>GET</w:t>
            </w:r>
          </w:p>
        </w:tc>
        <w:tc>
          <w:tcPr>
            <w:tcW w:w="3168" w:type="dxa"/>
          </w:tcPr>
          <w:p w:rsidR="00E36CE1" w:rsidRDefault="00000000">
            <w:pPr>
              <w:spacing w:after="0"/>
            </w:pPr>
            <w:r>
              <w:rPr>
                <w:sz w:val="14"/>
              </w:rPr>
              <w:t>/api/v1/anomalies/{id}</w:t>
            </w:r>
          </w:p>
        </w:tc>
        <w:tc>
          <w:tcPr>
            <w:tcW w:w="2016" w:type="dxa"/>
          </w:tcPr>
          <w:p w:rsidR="00E36CE1" w:rsidRDefault="00000000">
            <w:pPr>
              <w:spacing w:after="0"/>
            </w:pPr>
            <w:r>
              <w:rPr>
                <w:sz w:val="14"/>
              </w:rPr>
              <w:t>All roles</w:t>
            </w:r>
          </w:p>
        </w:tc>
        <w:tc>
          <w:tcPr>
            <w:tcW w:w="4320" w:type="dxa"/>
          </w:tcPr>
          <w:p w:rsidR="00E36CE1" w:rsidRDefault="00000000">
            <w:pPr>
              <w:spacing w:after="0"/>
            </w:pPr>
            <w:r>
              <w:rPr>
                <w:sz w:val="14"/>
              </w:rPr>
              <w:t>Anomaly detail with baseline and recommendation.</w:t>
            </w:r>
          </w:p>
        </w:tc>
      </w:tr>
      <w:tr w:rsidR="00E36CE1">
        <w:trPr>
          <w:jc w:val="center"/>
        </w:trPr>
        <w:tc>
          <w:tcPr>
            <w:tcW w:w="1008" w:type="dxa"/>
          </w:tcPr>
          <w:p w:rsidR="00E36CE1" w:rsidRDefault="00000000">
            <w:pPr>
              <w:spacing w:after="0"/>
            </w:pPr>
            <w:r>
              <w:rPr>
                <w:sz w:val="14"/>
              </w:rPr>
              <w:t>PATCH</w:t>
            </w:r>
          </w:p>
        </w:tc>
        <w:tc>
          <w:tcPr>
            <w:tcW w:w="3168" w:type="dxa"/>
          </w:tcPr>
          <w:p w:rsidR="00E36CE1" w:rsidRDefault="00000000">
            <w:pPr>
              <w:spacing w:after="0"/>
            </w:pPr>
            <w:r>
              <w:rPr>
                <w:sz w:val="14"/>
              </w:rPr>
              <w:t>/api/v1/anomalies/{id}/status</w:t>
            </w:r>
          </w:p>
        </w:tc>
        <w:tc>
          <w:tcPr>
            <w:tcW w:w="2016" w:type="dxa"/>
          </w:tcPr>
          <w:p w:rsidR="00E36CE1" w:rsidRDefault="00000000">
            <w:pPr>
              <w:spacing w:after="0"/>
            </w:pPr>
            <w:r>
              <w:rPr>
                <w:sz w:val="14"/>
              </w:rPr>
              <w:t>ADMIN, managers, technician limited</w:t>
            </w:r>
          </w:p>
        </w:tc>
        <w:tc>
          <w:tcPr>
            <w:tcW w:w="4320" w:type="dxa"/>
          </w:tcPr>
          <w:p w:rsidR="00E36CE1" w:rsidRDefault="00000000">
            <w:pPr>
              <w:spacing w:after="0"/>
            </w:pPr>
            <w:r>
              <w:rPr>
                <w:sz w:val="14"/>
              </w:rPr>
              <w:t>Change anomaly status.</w:t>
            </w:r>
          </w:p>
        </w:tc>
      </w:tr>
    </w:tbl>
    <w:p w:rsidR="00E36CE1" w:rsidRDefault="00E36CE1"/>
    <w:p w:rsidR="00E36CE1" w:rsidRDefault="00000000">
      <w:pPr>
        <w:pStyle w:val="Heading2"/>
      </w:pPr>
      <w:r>
        <w:t>24.5 Maintenance and Reporting APIs</w:t>
      </w:r>
    </w:p>
    <w:tbl>
      <w:tblPr>
        <w:tblStyle w:val="TableGrid"/>
        <w:tblW w:w="0" w:type="auto"/>
        <w:jc w:val="center"/>
        <w:tblLook w:val="04A0" w:firstRow="1" w:lastRow="0" w:firstColumn="1" w:lastColumn="0" w:noHBand="0" w:noVBand="1"/>
      </w:tblPr>
      <w:tblGrid>
        <w:gridCol w:w="977"/>
        <w:gridCol w:w="3052"/>
        <w:gridCol w:w="1904"/>
        <w:gridCol w:w="4066"/>
      </w:tblGrid>
      <w:tr w:rsidR="00E36CE1">
        <w:trPr>
          <w:tblHeader/>
          <w:jc w:val="center"/>
        </w:trPr>
        <w:tc>
          <w:tcPr>
            <w:tcW w:w="1008" w:type="dxa"/>
            <w:shd w:val="clear" w:color="auto" w:fill="D9EAF7"/>
          </w:tcPr>
          <w:p w:rsidR="00E36CE1" w:rsidRDefault="00000000">
            <w:pPr>
              <w:spacing w:after="0"/>
            </w:pPr>
            <w:r>
              <w:rPr>
                <w:b/>
                <w:sz w:val="14"/>
              </w:rPr>
              <w:t>Method</w:t>
            </w:r>
          </w:p>
        </w:tc>
        <w:tc>
          <w:tcPr>
            <w:tcW w:w="3168" w:type="dxa"/>
            <w:shd w:val="clear" w:color="auto" w:fill="D9EAF7"/>
          </w:tcPr>
          <w:p w:rsidR="00E36CE1" w:rsidRDefault="00000000">
            <w:pPr>
              <w:spacing w:after="0"/>
            </w:pPr>
            <w:r>
              <w:rPr>
                <w:b/>
                <w:sz w:val="14"/>
              </w:rPr>
              <w:t>Path</w:t>
            </w:r>
          </w:p>
        </w:tc>
        <w:tc>
          <w:tcPr>
            <w:tcW w:w="2016" w:type="dxa"/>
            <w:shd w:val="clear" w:color="auto" w:fill="D9EAF7"/>
          </w:tcPr>
          <w:p w:rsidR="00E36CE1" w:rsidRDefault="00000000">
            <w:pPr>
              <w:spacing w:after="0"/>
            </w:pPr>
            <w:r>
              <w:rPr>
                <w:b/>
                <w:sz w:val="14"/>
              </w:rPr>
              <w:t>Role access</w:t>
            </w:r>
          </w:p>
        </w:tc>
        <w:tc>
          <w:tcPr>
            <w:tcW w:w="4320" w:type="dxa"/>
            <w:shd w:val="clear" w:color="auto" w:fill="D9EAF7"/>
          </w:tcPr>
          <w:p w:rsidR="00E36CE1" w:rsidRDefault="00000000">
            <w:pPr>
              <w:spacing w:after="0"/>
            </w:pPr>
            <w:r>
              <w:rPr>
                <w:b/>
                <w:sz w:val="14"/>
              </w:rPr>
              <w:t>Purpose / response</w:t>
            </w:r>
          </w:p>
        </w:tc>
      </w:tr>
      <w:tr w:rsidR="00E36CE1">
        <w:trPr>
          <w:jc w:val="center"/>
        </w:trPr>
        <w:tc>
          <w:tcPr>
            <w:tcW w:w="1008" w:type="dxa"/>
          </w:tcPr>
          <w:p w:rsidR="00E36CE1" w:rsidRDefault="00000000">
            <w:pPr>
              <w:spacing w:after="0"/>
            </w:pPr>
            <w:r>
              <w:rPr>
                <w:sz w:val="14"/>
              </w:rPr>
              <w:t>GET</w:t>
            </w:r>
          </w:p>
        </w:tc>
        <w:tc>
          <w:tcPr>
            <w:tcW w:w="3168" w:type="dxa"/>
          </w:tcPr>
          <w:p w:rsidR="00E36CE1" w:rsidRDefault="00000000">
            <w:pPr>
              <w:spacing w:after="0"/>
            </w:pPr>
            <w:r>
              <w:rPr>
                <w:sz w:val="14"/>
              </w:rPr>
              <w:t>/api/v1/maintenance-tickets</w:t>
            </w:r>
          </w:p>
        </w:tc>
        <w:tc>
          <w:tcPr>
            <w:tcW w:w="2016" w:type="dxa"/>
          </w:tcPr>
          <w:p w:rsidR="00E36CE1" w:rsidRDefault="00000000">
            <w:pPr>
              <w:spacing w:after="0"/>
            </w:pPr>
            <w:r>
              <w:rPr>
                <w:sz w:val="14"/>
              </w:rPr>
              <w:t>All roles</w:t>
            </w:r>
          </w:p>
        </w:tc>
        <w:tc>
          <w:tcPr>
            <w:tcW w:w="4320" w:type="dxa"/>
          </w:tcPr>
          <w:p w:rsidR="00E36CE1" w:rsidRDefault="00000000">
            <w:pPr>
              <w:spacing w:after="0"/>
            </w:pPr>
            <w:r>
              <w:rPr>
                <w:sz w:val="14"/>
              </w:rPr>
              <w:t>Paginated tickets filtered by status, machine, assignee.</w:t>
            </w:r>
          </w:p>
        </w:tc>
      </w:tr>
      <w:tr w:rsidR="00E36CE1">
        <w:trPr>
          <w:jc w:val="center"/>
        </w:trPr>
        <w:tc>
          <w:tcPr>
            <w:tcW w:w="1008" w:type="dxa"/>
          </w:tcPr>
          <w:p w:rsidR="00E36CE1" w:rsidRDefault="00000000">
            <w:pPr>
              <w:spacing w:after="0"/>
            </w:pPr>
            <w:r>
              <w:rPr>
                <w:sz w:val="14"/>
              </w:rPr>
              <w:t>POST</w:t>
            </w:r>
          </w:p>
        </w:tc>
        <w:tc>
          <w:tcPr>
            <w:tcW w:w="3168" w:type="dxa"/>
          </w:tcPr>
          <w:p w:rsidR="00E36CE1" w:rsidRDefault="00000000">
            <w:pPr>
              <w:spacing w:after="0"/>
            </w:pPr>
            <w:r>
              <w:rPr>
                <w:sz w:val="14"/>
              </w:rPr>
              <w:t>/api/v1/maintenance-tickets</w:t>
            </w:r>
          </w:p>
        </w:tc>
        <w:tc>
          <w:tcPr>
            <w:tcW w:w="2016" w:type="dxa"/>
          </w:tcPr>
          <w:p w:rsidR="00E36CE1" w:rsidRDefault="00000000">
            <w:pPr>
              <w:spacing w:after="0"/>
            </w:pPr>
            <w:r>
              <w:rPr>
                <w:sz w:val="14"/>
              </w:rPr>
              <w:t>ADMIN, managers, energy manager</w:t>
            </w:r>
          </w:p>
        </w:tc>
        <w:tc>
          <w:tcPr>
            <w:tcW w:w="4320" w:type="dxa"/>
          </w:tcPr>
          <w:p w:rsidR="00E36CE1" w:rsidRDefault="00000000">
            <w:pPr>
              <w:spacing w:after="0"/>
            </w:pPr>
            <w:r>
              <w:rPr>
                <w:sz w:val="14"/>
              </w:rPr>
              <w:t>Create ticket.</w:t>
            </w:r>
          </w:p>
        </w:tc>
      </w:tr>
      <w:tr w:rsidR="00E36CE1">
        <w:trPr>
          <w:jc w:val="center"/>
        </w:trPr>
        <w:tc>
          <w:tcPr>
            <w:tcW w:w="1008" w:type="dxa"/>
          </w:tcPr>
          <w:p w:rsidR="00E36CE1" w:rsidRDefault="00000000">
            <w:pPr>
              <w:spacing w:after="0"/>
            </w:pPr>
            <w:r>
              <w:rPr>
                <w:sz w:val="14"/>
              </w:rPr>
              <w:t>PATCH</w:t>
            </w:r>
          </w:p>
        </w:tc>
        <w:tc>
          <w:tcPr>
            <w:tcW w:w="3168" w:type="dxa"/>
          </w:tcPr>
          <w:p w:rsidR="00E36CE1" w:rsidRDefault="00000000">
            <w:pPr>
              <w:spacing w:after="0"/>
            </w:pPr>
            <w:r>
              <w:rPr>
                <w:sz w:val="14"/>
              </w:rPr>
              <w:t>/api/v1/maintenance-tickets/{id}/status</w:t>
            </w:r>
          </w:p>
        </w:tc>
        <w:tc>
          <w:tcPr>
            <w:tcW w:w="2016" w:type="dxa"/>
          </w:tcPr>
          <w:p w:rsidR="00E36CE1" w:rsidRDefault="00000000">
            <w:pPr>
              <w:spacing w:after="0"/>
            </w:pPr>
            <w:r>
              <w:rPr>
                <w:sz w:val="14"/>
              </w:rPr>
              <w:t>ADMIN, assigned technician, managers</w:t>
            </w:r>
          </w:p>
        </w:tc>
        <w:tc>
          <w:tcPr>
            <w:tcW w:w="4320" w:type="dxa"/>
          </w:tcPr>
          <w:p w:rsidR="00E36CE1" w:rsidRDefault="00000000">
            <w:pPr>
              <w:spacing w:after="0"/>
            </w:pPr>
            <w:r>
              <w:rPr>
                <w:sz w:val="14"/>
              </w:rPr>
              <w:t>Change ticket status.</w:t>
            </w:r>
          </w:p>
        </w:tc>
      </w:tr>
      <w:tr w:rsidR="00E36CE1">
        <w:trPr>
          <w:jc w:val="center"/>
        </w:trPr>
        <w:tc>
          <w:tcPr>
            <w:tcW w:w="1008" w:type="dxa"/>
          </w:tcPr>
          <w:p w:rsidR="00E36CE1" w:rsidRDefault="00000000">
            <w:pPr>
              <w:spacing w:after="0"/>
            </w:pPr>
            <w:r>
              <w:rPr>
                <w:sz w:val="14"/>
              </w:rPr>
              <w:t>POST</w:t>
            </w:r>
          </w:p>
        </w:tc>
        <w:tc>
          <w:tcPr>
            <w:tcW w:w="3168" w:type="dxa"/>
          </w:tcPr>
          <w:p w:rsidR="00E36CE1" w:rsidRDefault="00000000">
            <w:pPr>
              <w:spacing w:after="0"/>
            </w:pPr>
            <w:r>
              <w:rPr>
                <w:sz w:val="14"/>
              </w:rPr>
              <w:t>/api/v1/maintenance-tickets/{id}/comments</w:t>
            </w:r>
          </w:p>
        </w:tc>
        <w:tc>
          <w:tcPr>
            <w:tcW w:w="2016" w:type="dxa"/>
          </w:tcPr>
          <w:p w:rsidR="00E36CE1" w:rsidRDefault="00000000">
            <w:pPr>
              <w:spacing w:after="0"/>
            </w:pPr>
            <w:r>
              <w:rPr>
                <w:sz w:val="14"/>
              </w:rPr>
              <w:t>ADMIN, assigned technician, managers</w:t>
            </w:r>
          </w:p>
        </w:tc>
        <w:tc>
          <w:tcPr>
            <w:tcW w:w="4320" w:type="dxa"/>
          </w:tcPr>
          <w:p w:rsidR="00E36CE1" w:rsidRDefault="00000000">
            <w:pPr>
              <w:spacing w:after="0"/>
            </w:pPr>
            <w:r>
              <w:rPr>
                <w:sz w:val="14"/>
              </w:rPr>
              <w:t>Add append-only comment.</w:t>
            </w:r>
          </w:p>
        </w:tc>
      </w:tr>
      <w:tr w:rsidR="00E36CE1">
        <w:trPr>
          <w:jc w:val="center"/>
        </w:trPr>
        <w:tc>
          <w:tcPr>
            <w:tcW w:w="1008" w:type="dxa"/>
          </w:tcPr>
          <w:p w:rsidR="00E36CE1" w:rsidRDefault="00000000">
            <w:pPr>
              <w:spacing w:after="0"/>
            </w:pPr>
            <w:r>
              <w:rPr>
                <w:sz w:val="14"/>
              </w:rPr>
              <w:t>POST</w:t>
            </w:r>
          </w:p>
        </w:tc>
        <w:tc>
          <w:tcPr>
            <w:tcW w:w="3168" w:type="dxa"/>
          </w:tcPr>
          <w:p w:rsidR="00E36CE1" w:rsidRDefault="00000000">
            <w:pPr>
              <w:spacing w:after="0"/>
            </w:pPr>
            <w:r>
              <w:rPr>
                <w:sz w:val="14"/>
              </w:rPr>
              <w:t>/api/v1/reports/monthly</w:t>
            </w:r>
          </w:p>
        </w:tc>
        <w:tc>
          <w:tcPr>
            <w:tcW w:w="2016" w:type="dxa"/>
          </w:tcPr>
          <w:p w:rsidR="00E36CE1" w:rsidRDefault="00000000">
            <w:pPr>
              <w:spacing w:after="0"/>
            </w:pPr>
            <w:r>
              <w:rPr>
                <w:sz w:val="14"/>
              </w:rPr>
              <w:t>ADMIN, managers, energy manager</w:t>
            </w:r>
          </w:p>
        </w:tc>
        <w:tc>
          <w:tcPr>
            <w:tcW w:w="4320" w:type="dxa"/>
          </w:tcPr>
          <w:p w:rsidR="00E36CE1" w:rsidRDefault="00000000">
            <w:pPr>
              <w:spacing w:after="0"/>
            </w:pPr>
            <w:r>
              <w:rPr>
                <w:sz w:val="14"/>
              </w:rPr>
              <w:t>Generate monthly PDF report.</w:t>
            </w:r>
          </w:p>
        </w:tc>
      </w:tr>
      <w:tr w:rsidR="00E36CE1">
        <w:trPr>
          <w:jc w:val="center"/>
        </w:trPr>
        <w:tc>
          <w:tcPr>
            <w:tcW w:w="1008" w:type="dxa"/>
          </w:tcPr>
          <w:p w:rsidR="00E36CE1" w:rsidRDefault="00000000">
            <w:pPr>
              <w:spacing w:after="0"/>
            </w:pPr>
            <w:r>
              <w:rPr>
                <w:sz w:val="14"/>
              </w:rPr>
              <w:t>GET</w:t>
            </w:r>
          </w:p>
        </w:tc>
        <w:tc>
          <w:tcPr>
            <w:tcW w:w="3168" w:type="dxa"/>
          </w:tcPr>
          <w:p w:rsidR="00E36CE1" w:rsidRDefault="00000000">
            <w:pPr>
              <w:spacing w:after="0"/>
            </w:pPr>
            <w:r>
              <w:rPr>
                <w:sz w:val="14"/>
              </w:rPr>
              <w:t>/api/v1/reports/{id}/download</w:t>
            </w:r>
          </w:p>
        </w:tc>
        <w:tc>
          <w:tcPr>
            <w:tcW w:w="2016" w:type="dxa"/>
          </w:tcPr>
          <w:p w:rsidR="00E36CE1" w:rsidRDefault="00000000">
            <w:pPr>
              <w:spacing w:after="0"/>
            </w:pPr>
            <w:r>
              <w:rPr>
                <w:sz w:val="14"/>
              </w:rPr>
              <w:t>Authorized roles</w:t>
            </w:r>
          </w:p>
        </w:tc>
        <w:tc>
          <w:tcPr>
            <w:tcW w:w="4320" w:type="dxa"/>
          </w:tcPr>
          <w:p w:rsidR="00E36CE1" w:rsidRDefault="00000000">
            <w:pPr>
              <w:spacing w:after="0"/>
            </w:pPr>
            <w:del w:id="207" w:author="OQ-008 (Mohamed – Option A)" w:date="2026-07-05T00:00:00Z">
              <w:r>
                <w:rPr>
                  <w:sz w:val="14"/>
                </w:rPr>
                <w:delText>Download generated report file.</w:delText>
              </w:r>
            </w:del>
            <w:ins w:id="208" w:author="OQ-008 (Mohamed – Option A)" w:date="2026-07-05T00:00:00Z">
              <w:r>
                <w:rPr>
                  <w:sz w:val="14"/>
                </w:rPr>
                <w:t>Download generated report file. Returns 404 RESOURCE_NOT_FOUND when the stored file is missing; never regenerates silently (Section 26.3).</w:t>
              </w:r>
            </w:ins>
          </w:p>
        </w:tc>
      </w:tr>
    </w:tbl>
    <w:p w:rsidR="00E36CE1" w:rsidRDefault="00E36CE1"/>
    <w:p w:rsidR="00E36CE1" w:rsidRDefault="00000000">
      <w:pPr>
        <w:pStyle w:val="Heading2"/>
        <w:rPr>
          <w:ins w:id="209" w:author="OQ-009 (Mohamed – Option B)" w:date="2026-07-04T00:00:00Z"/>
        </w:rPr>
      </w:pPr>
      <w:ins w:id="210" w:author="OQ-009 (Mohamed – Option B)" w:date="2026-07-04T00:00:00Z">
        <w:r>
          <w:t>24.6 Shared Response Conventions</w:t>
        </w:r>
      </w:ins>
    </w:p>
    <w:p w:rsidR="00E36CE1" w:rsidRDefault="00000000">
      <w:pPr>
        <w:spacing w:after="120"/>
        <w:rPr>
          <w:ins w:id="211" w:author="OQ-009 (Mohamed – Option B)" w:date="2026-07-04T00:00:00Z"/>
        </w:rPr>
      </w:pPr>
      <w:ins w:id="212" w:author="OQ-009 (Mohamed – Option B)" w:date="2026-07-04T00:00:00Z">
        <w:r>
          <w:t>OQ-009 resolution (2026-07-04): every paginated, aggregate, and job-status endpoint in this specification shall reuse exactly the four response shapes below, defined once in the shared backend module (Section 11). Endpoint-specific fields are added around these shapes; the shapes themselves are not redefined per module.</w:t>
        </w:r>
      </w:ins>
    </w:p>
    <w:p w:rsidR="00E36CE1" w:rsidRDefault="00000000">
      <w:pPr>
        <w:spacing w:after="120"/>
        <w:rPr>
          <w:ins w:id="213" w:author="OQ-009 (Mohamed – Option B)" w:date="2026-07-04T00:00:00Z"/>
        </w:rPr>
      </w:pPr>
      <w:ins w:id="214" w:author="OQ-009 (Mohamed – Option B)" w:date="2026-07-04T00:00:00Z">
        <w:r>
          <w:t>Pagination envelope, for every list endpoint using the page/size/sort parameters defined above:</w:t>
        </w:r>
      </w:ins>
    </w:p>
    <w:p w:rsidR="00E36CE1" w:rsidRDefault="00000000">
      <w:pPr>
        <w:pStyle w:val="CodeBlock"/>
        <w:rPr>
          <w:ins w:id="215" w:author="OQ-009 (Mohamed – Option B)" w:date="2026-07-04T00:00:00Z"/>
        </w:rPr>
      </w:pPr>
      <w:ins w:id="216" w:author="OQ-009 (Mohamed – Option B)" w:date="2026-07-04T00:00:00Z">
        <w:r>
          <w:t>{</w:t>
        </w:r>
        <w:r>
          <w:br/>
          <w:t xml:space="preserve">  "items": [ ... ],</w:t>
        </w:r>
        <w:r>
          <w:br/>
          <w:t xml:space="preserve">  "page": 0,</w:t>
        </w:r>
        <w:r>
          <w:br/>
          <w:t xml:space="preserve">  "size": 20,</w:t>
        </w:r>
        <w:r>
          <w:br/>
          <w:t xml:space="preserve">  "totalElements": 133,</w:t>
        </w:r>
        <w:r>
          <w:br/>
          <w:t xml:space="preserve">  "totalPages": 7</w:t>
        </w:r>
        <w:r>
          <w:br/>
          <w:t>}</w:t>
        </w:r>
      </w:ins>
    </w:p>
    <w:p w:rsidR="00E36CE1" w:rsidRDefault="00000000">
      <w:pPr>
        <w:spacing w:after="120"/>
        <w:rPr>
          <w:ins w:id="217" w:author="OQ-009 (Mohamed – Option B)" w:date="2026-07-04T00:00:00Z"/>
        </w:rPr>
      </w:pPr>
      <w:ins w:id="218" w:author="OQ-009 (Mohamed – Option B)" w:date="2026-07-04T00:00:00Z">
        <w:r>
          <w:t>Aggregate value, for every KPI field that can be N/A under EC-02 or an equivalent zero/missing-denominator rule:</w:t>
        </w:r>
      </w:ins>
    </w:p>
    <w:p w:rsidR="00E36CE1" w:rsidRDefault="00000000">
      <w:pPr>
        <w:pStyle w:val="CodeBlock"/>
        <w:rPr>
          <w:ins w:id="219" w:author="OQ-009 (Mohamed – Option B)" w:date="2026-07-04T00:00:00Z"/>
        </w:rPr>
      </w:pPr>
      <w:ins w:id="220" w:author="OQ-009 (Mohamed – Option B)" w:date="2026-07-04T00:00:00Z">
        <w:r>
          <w:t>{ "value": 4.82, "unit": "kWh_per_unit", "available": true }</w:t>
        </w:r>
        <w:r>
          <w:br/>
          <w:t>{ "value": null, "unit": "kWh_per_unit", "available": false, "reason": "NO_UNITS_PRODUCED" }</w:t>
        </w:r>
      </w:ins>
    </w:p>
    <w:p w:rsidR="00E36CE1" w:rsidRDefault="00000000">
      <w:pPr>
        <w:spacing w:after="120"/>
        <w:rPr>
          <w:ins w:id="221" w:author="OQ-009 (Mohamed – Option B)" w:date="2026-07-04T00:00:00Z"/>
        </w:rPr>
      </w:pPr>
      <w:ins w:id="222" w:author="OQ-009 (Mohamed – Option B)" w:date="2026-07-04T00:00:00Z">
        <w:r>
          <w:t>Applied filters, echoed on every aggregate/dashboard response so the caller can distinguish an explicit filter from a default. Date ranges are inclusive of ‘from’ and exclusive of ‘to’, matching the [period_start, period_end) convention already used for measurement intervals:</w:t>
        </w:r>
      </w:ins>
    </w:p>
    <w:p w:rsidR="00E36CE1" w:rsidRDefault="00000000">
      <w:pPr>
        <w:pStyle w:val="CodeBlock"/>
        <w:rPr>
          <w:ins w:id="223" w:author="OQ-009 (Mohamed – Option B)" w:date="2026-07-04T00:00:00Z"/>
        </w:rPr>
      </w:pPr>
      <w:ins w:id="224" w:author="OQ-009 (Mohamed – Option B)" w:date="2026-07-04T00:00:00Z">
        <w:r>
          <w:t>{</w:t>
        </w:r>
        <w:r>
          <w:br/>
          <w:t xml:space="preserve">  "appliedFilters": {</w:t>
        </w:r>
        <w:r>
          <w:br/>
          <w:t xml:space="preserve">    "from": "2026-06-01T00:00:00Z",</w:t>
        </w:r>
        <w:r>
          <w:br/>
          <w:t xml:space="preserve">    "to": "2026-06-30T23:59:59Z",</w:t>
        </w:r>
        <w:r>
          <w:br/>
          <w:t xml:space="preserve">    "factoryId": "...",</w:t>
        </w:r>
        <w:r>
          <w:br/>
          <w:t xml:space="preserve">    "lineId": null</w:t>
        </w:r>
        <w:r>
          <w:br/>
          <w:t xml:space="preserve">  }</w:t>
        </w:r>
        <w:r>
          <w:br/>
          <w:t>}</w:t>
        </w:r>
      </w:ins>
    </w:p>
    <w:p w:rsidR="00E36CE1" w:rsidRDefault="00000000">
      <w:pPr>
        <w:spacing w:after="120"/>
        <w:rPr>
          <w:ins w:id="225" w:author="OQ-009 (Mohamed – Option B)" w:date="2026-07-04T00:00:00Z"/>
        </w:rPr>
      </w:pPr>
      <w:ins w:id="226" w:author="OQ-009 (Mohamed – Option B)" w:date="2026-07-04T00:00:00Z">
        <w:r>
          <w:t>Job status: CSV import processing (Section 16) shall be asynchronous. The upload endpoint shall return this shape immediately with status PROCESSING; the caller polls GET /import-jobs/{id} until status becomes COMMITTED or FAILED. Status values reuse the vocabulary already defined by the CSV_IMPORT_STARTED, CSV_IMPORT_COMMITTED and CSV_IMPORT_FAILED audit events in Section 27.2. Import-specific fields (file hash, row/error counts) are added to this shape in the Section 16 import job schema; they are not a separate format.</w:t>
        </w:r>
      </w:ins>
    </w:p>
    <w:p w:rsidR="00E36CE1" w:rsidRDefault="00000000">
      <w:pPr>
        <w:pStyle w:val="CodeBlock"/>
        <w:rPr>
          <w:ins w:id="227" w:author="OQ-009 (Mohamed – Option B)" w:date="2026-07-04T00:00:00Z"/>
        </w:rPr>
      </w:pPr>
      <w:ins w:id="228" w:author="OQ-009 (Mohamed – Option B)" w:date="2026-07-04T00:00:00Z">
        <w:r>
          <w:t>{</w:t>
        </w:r>
        <w:r>
          <w:br/>
          <w:t xml:space="preserve">  "jobId": "uuid",</w:t>
        </w:r>
        <w:r>
          <w:br/>
          <w:t xml:space="preserve">  "status": "PROCESSING | COMMITTED | FAILED</w:t>
        </w:r>
      </w:ins>
      <w:ins w:id="229" w:author="OQ-006 (Mohamed – Option A)" w:date="2026-07-05T00:00:00Z">
        <w:r>
          <w:t xml:space="preserve"> | SUPERSEDED</w:t>
        </w:r>
      </w:ins>
      <w:ins w:id="230" w:author="OQ-009 (Mohamed – Option B)" w:date="2026-07-04T00:00:00Z">
        <w:r>
          <w:t>",</w:t>
        </w:r>
        <w:r>
          <w:br/>
          <w:t xml:space="preserve">  "createdAt": "...",</w:t>
        </w:r>
        <w:r>
          <w:br/>
          <w:t xml:space="preserve">  "completedAt": "..."</w:t>
        </w:r>
        <w:r>
          <w:br/>
          <w:t>}</w:t>
        </w:r>
      </w:ins>
    </w:p>
    <w:p w:rsidR="00E36CE1" w:rsidRDefault="00000000">
      <w:r>
        <w:br w:type="page"/>
      </w:r>
    </w:p>
    <w:p w:rsidR="00E36CE1" w:rsidRDefault="00000000">
      <w:pPr>
        <w:pStyle w:val="Heading1"/>
      </w:pPr>
      <w:r>
        <w:rPr>
          <w:color w:val="1F4E79"/>
        </w:rPr>
        <w:t>25. Frontend Screen Specification</w:t>
      </w:r>
    </w:p>
    <w:p w:rsidR="00E36CE1" w:rsidRDefault="00000000">
      <w:r>
        <w:t>The frontend shall be implemented with React and TypeScript. It shall use the backend REST API only. Frontend logic shall not reimplement backend authorization, KPI formulas or anomaly detection. The browser is not the source of truth, despite what every overconfident JavaScript bundle secretly believes.</w:t>
      </w:r>
    </w:p>
    <w:tbl>
      <w:tblPr>
        <w:tblStyle w:val="TableGrid"/>
        <w:tblW w:w="0" w:type="auto"/>
        <w:jc w:val="center"/>
        <w:tblLook w:val="04A0" w:firstRow="1" w:lastRow="0" w:firstColumn="1" w:lastColumn="0" w:noHBand="0" w:noVBand="1"/>
      </w:tblPr>
      <w:tblGrid>
        <w:gridCol w:w="2045"/>
        <w:gridCol w:w="2071"/>
        <w:gridCol w:w="5883"/>
      </w:tblGrid>
      <w:tr w:rsidR="00E36CE1">
        <w:trPr>
          <w:tblHeader/>
          <w:jc w:val="center"/>
        </w:trPr>
        <w:tc>
          <w:tcPr>
            <w:tcW w:w="2160" w:type="dxa"/>
            <w:shd w:val="clear" w:color="auto" w:fill="D9EAF7"/>
          </w:tcPr>
          <w:p w:rsidR="00E36CE1" w:rsidRDefault="00000000">
            <w:pPr>
              <w:spacing w:after="0"/>
            </w:pPr>
            <w:r>
              <w:rPr>
                <w:b/>
                <w:sz w:val="14"/>
              </w:rPr>
              <w:t>Screen</w:t>
            </w:r>
          </w:p>
        </w:tc>
        <w:tc>
          <w:tcPr>
            <w:tcW w:w="2160" w:type="dxa"/>
            <w:shd w:val="clear" w:color="auto" w:fill="D9EAF7"/>
          </w:tcPr>
          <w:p w:rsidR="00E36CE1" w:rsidRDefault="00000000">
            <w:pPr>
              <w:spacing w:after="0"/>
            </w:pPr>
            <w:r>
              <w:rPr>
                <w:b/>
                <w:sz w:val="14"/>
              </w:rPr>
              <w:t>Route</w:t>
            </w:r>
          </w:p>
        </w:tc>
        <w:tc>
          <w:tcPr>
            <w:tcW w:w="6336" w:type="dxa"/>
            <w:shd w:val="clear" w:color="auto" w:fill="D9EAF7"/>
          </w:tcPr>
          <w:p w:rsidR="00E36CE1" w:rsidRDefault="00000000">
            <w:pPr>
              <w:spacing w:after="0"/>
            </w:pPr>
            <w:r>
              <w:rPr>
                <w:b/>
                <w:sz w:val="14"/>
              </w:rPr>
              <w:t>Required content</w:t>
            </w:r>
          </w:p>
        </w:tc>
      </w:tr>
      <w:tr w:rsidR="00E36CE1">
        <w:trPr>
          <w:jc w:val="center"/>
        </w:trPr>
        <w:tc>
          <w:tcPr>
            <w:tcW w:w="2160" w:type="dxa"/>
          </w:tcPr>
          <w:p w:rsidR="00E36CE1" w:rsidRDefault="00000000">
            <w:pPr>
              <w:spacing w:after="0"/>
            </w:pPr>
            <w:r>
              <w:rPr>
                <w:sz w:val="14"/>
              </w:rPr>
              <w:t>Login</w:t>
            </w:r>
          </w:p>
        </w:tc>
        <w:tc>
          <w:tcPr>
            <w:tcW w:w="2160" w:type="dxa"/>
          </w:tcPr>
          <w:p w:rsidR="00E36CE1" w:rsidRDefault="00000000">
            <w:pPr>
              <w:spacing w:after="0"/>
            </w:pPr>
            <w:r>
              <w:rPr>
                <w:sz w:val="14"/>
              </w:rPr>
              <w:t>/login</w:t>
            </w:r>
          </w:p>
        </w:tc>
        <w:tc>
          <w:tcPr>
            <w:tcW w:w="6336" w:type="dxa"/>
          </w:tcPr>
          <w:p w:rsidR="00E36CE1" w:rsidRDefault="00000000">
            <w:pPr>
              <w:spacing w:after="0"/>
            </w:pPr>
            <w:r>
              <w:rPr>
                <w:sz w:val="14"/>
              </w:rPr>
              <w:t>Email, password, login button, error message area.</w:t>
            </w:r>
          </w:p>
        </w:tc>
      </w:tr>
      <w:tr w:rsidR="00E36CE1">
        <w:trPr>
          <w:jc w:val="center"/>
          <w:ins w:id="231" w:author="OQ-002 (Mohamed – Option C)" w:date="2026-07-04T00:00:00Z"/>
        </w:trPr>
        <w:tc>
          <w:tcPr>
            <w:tcW w:w="2160" w:type="dxa"/>
          </w:tcPr>
          <w:p w:rsidR="00E36CE1" w:rsidRDefault="00000000">
            <w:pPr>
              <w:spacing w:after="0"/>
            </w:pPr>
            <w:ins w:id="232" w:author="OQ-002 (Mohamed – Option C)" w:date="2026-07-04T00:00:00Z">
              <w:r>
                <w:rPr>
                  <w:sz w:val="14"/>
                </w:rPr>
                <w:t>Password reset request</w:t>
              </w:r>
            </w:ins>
          </w:p>
        </w:tc>
        <w:tc>
          <w:tcPr>
            <w:tcW w:w="2160" w:type="dxa"/>
          </w:tcPr>
          <w:p w:rsidR="00E36CE1" w:rsidRDefault="00000000">
            <w:pPr>
              <w:spacing w:after="0"/>
            </w:pPr>
            <w:ins w:id="233" w:author="OQ-002 (Mohamed – Option C)" w:date="2026-07-04T00:00:00Z">
              <w:r>
                <w:rPr>
                  <w:sz w:val="14"/>
                </w:rPr>
                <w:t>/passwort-vergessen</w:t>
              </w:r>
            </w:ins>
          </w:p>
        </w:tc>
        <w:tc>
          <w:tcPr>
            <w:tcW w:w="6336" w:type="dxa"/>
          </w:tcPr>
          <w:p w:rsidR="00E36CE1" w:rsidRDefault="00000000">
            <w:pPr>
              <w:spacing w:after="0"/>
            </w:pPr>
            <w:ins w:id="234" w:author="OQ-002 (Mohamed – Option C)" w:date="2026-07-04T00:00:00Z">
              <w:r>
                <w:rPr>
                  <w:sz w:val="14"/>
                </w:rPr>
                <w:t>Email field and submit; always shows the same neutral German confirmation regardless of account existence. Linked from the login screen (Passwort vergessen?).</w:t>
              </w:r>
            </w:ins>
          </w:p>
        </w:tc>
      </w:tr>
      <w:tr w:rsidR="00E36CE1">
        <w:trPr>
          <w:jc w:val="center"/>
          <w:ins w:id="235" w:author="OQ-002 (Mohamed – Option C)" w:date="2026-07-04T00:00:00Z"/>
        </w:trPr>
        <w:tc>
          <w:tcPr>
            <w:tcW w:w="2160" w:type="dxa"/>
          </w:tcPr>
          <w:p w:rsidR="00E36CE1" w:rsidRDefault="00000000">
            <w:pPr>
              <w:spacing w:after="0"/>
            </w:pPr>
            <w:ins w:id="236" w:author="OQ-002 (Mohamed – Option C)" w:date="2026-07-04T00:00:00Z">
              <w:r>
                <w:rPr>
                  <w:sz w:val="14"/>
                </w:rPr>
                <w:t>Password reset confirm</w:t>
              </w:r>
            </w:ins>
          </w:p>
        </w:tc>
        <w:tc>
          <w:tcPr>
            <w:tcW w:w="2160" w:type="dxa"/>
          </w:tcPr>
          <w:p w:rsidR="00E36CE1" w:rsidRDefault="00000000">
            <w:pPr>
              <w:spacing w:after="0"/>
            </w:pPr>
            <w:ins w:id="237" w:author="OQ-002 (Mohamed – Option C)" w:date="2026-07-04T00:00:00Z">
              <w:r>
                <w:rPr>
                  <w:sz w:val="14"/>
                </w:rPr>
                <w:t>/passwort-zuruecksetzen</w:t>
              </w:r>
            </w:ins>
          </w:p>
        </w:tc>
        <w:tc>
          <w:tcPr>
            <w:tcW w:w="6336" w:type="dxa"/>
          </w:tcPr>
          <w:p w:rsidR="00E36CE1" w:rsidRDefault="00000000">
            <w:pPr>
              <w:spacing w:after="0"/>
            </w:pPr>
            <w:ins w:id="238" w:author="OQ-002 (Mohamed – Option C)" w:date="2026-07-04T00:00:00Z">
              <w:r>
                <w:rPr>
                  <w:sz w:val="14"/>
                </w:rPr>
                <w:t>Reads the one-time token from the URL fragment, new password + repeat fields, German validation errors, success redirect to login.</w:t>
              </w:r>
            </w:ins>
          </w:p>
        </w:tc>
      </w:tr>
      <w:tr w:rsidR="00E36CE1">
        <w:trPr>
          <w:jc w:val="center"/>
        </w:trPr>
        <w:tc>
          <w:tcPr>
            <w:tcW w:w="2160" w:type="dxa"/>
          </w:tcPr>
          <w:p w:rsidR="00E36CE1" w:rsidRDefault="00000000">
            <w:pPr>
              <w:spacing w:after="0"/>
            </w:pPr>
            <w:r>
              <w:rPr>
                <w:sz w:val="14"/>
              </w:rPr>
              <w:t>Dashboard</w:t>
            </w:r>
          </w:p>
        </w:tc>
        <w:tc>
          <w:tcPr>
            <w:tcW w:w="2160" w:type="dxa"/>
          </w:tcPr>
          <w:p w:rsidR="00E36CE1" w:rsidRDefault="00000000">
            <w:pPr>
              <w:spacing w:after="0"/>
            </w:pPr>
            <w:r>
              <w:rPr>
                <w:sz w:val="14"/>
              </w:rPr>
              <w:t>/dashboard</w:t>
            </w:r>
          </w:p>
        </w:tc>
        <w:tc>
          <w:tcPr>
            <w:tcW w:w="6336" w:type="dxa"/>
          </w:tcPr>
          <w:p w:rsidR="00E36CE1" w:rsidRDefault="00000000">
            <w:pPr>
              <w:spacing w:after="0"/>
            </w:pPr>
            <w:r>
              <w:rPr>
                <w:sz w:val="14"/>
              </w:rPr>
              <w:t>KPI cards, date range filter, factory/line/machine/shift filters, anomaly list, energy trend, downtime Pareto.</w:t>
            </w:r>
          </w:p>
        </w:tc>
      </w:tr>
      <w:tr w:rsidR="00E36CE1">
        <w:trPr>
          <w:jc w:val="center"/>
        </w:trPr>
        <w:tc>
          <w:tcPr>
            <w:tcW w:w="2160" w:type="dxa"/>
          </w:tcPr>
          <w:p w:rsidR="00E36CE1" w:rsidRDefault="00000000">
            <w:pPr>
              <w:spacing w:after="0"/>
            </w:pPr>
            <w:r>
              <w:rPr>
                <w:sz w:val="14"/>
              </w:rPr>
              <w:t>Imports</w:t>
            </w:r>
          </w:p>
        </w:tc>
        <w:tc>
          <w:tcPr>
            <w:tcW w:w="2160" w:type="dxa"/>
          </w:tcPr>
          <w:p w:rsidR="00E36CE1" w:rsidRDefault="00000000">
            <w:pPr>
              <w:spacing w:after="0"/>
            </w:pPr>
            <w:r>
              <w:rPr>
                <w:sz w:val="14"/>
              </w:rPr>
              <w:t>/imports</w:t>
            </w:r>
          </w:p>
        </w:tc>
        <w:tc>
          <w:tcPr>
            <w:tcW w:w="6336" w:type="dxa"/>
          </w:tcPr>
          <w:p w:rsidR="00E36CE1" w:rsidRDefault="00000000">
            <w:pPr>
              <w:spacing w:after="0"/>
            </w:pPr>
            <w:r>
              <w:rPr>
                <w:sz w:val="14"/>
              </w:rPr>
              <w:t>Upload buttons by import type, import history table, validation error detail.</w:t>
            </w:r>
          </w:p>
        </w:tc>
      </w:tr>
      <w:tr w:rsidR="00E36CE1">
        <w:trPr>
          <w:jc w:val="center"/>
        </w:trPr>
        <w:tc>
          <w:tcPr>
            <w:tcW w:w="2160" w:type="dxa"/>
          </w:tcPr>
          <w:p w:rsidR="00E36CE1" w:rsidRDefault="00000000">
            <w:pPr>
              <w:spacing w:after="0"/>
            </w:pPr>
            <w:r>
              <w:rPr>
                <w:sz w:val="14"/>
              </w:rPr>
              <w:t>Machines</w:t>
            </w:r>
          </w:p>
        </w:tc>
        <w:tc>
          <w:tcPr>
            <w:tcW w:w="2160" w:type="dxa"/>
          </w:tcPr>
          <w:p w:rsidR="00E36CE1" w:rsidRDefault="00000000">
            <w:pPr>
              <w:spacing w:after="0"/>
            </w:pPr>
            <w:r>
              <w:rPr>
                <w:sz w:val="14"/>
              </w:rPr>
              <w:t>/machines</w:t>
            </w:r>
          </w:p>
        </w:tc>
        <w:tc>
          <w:tcPr>
            <w:tcW w:w="6336" w:type="dxa"/>
          </w:tcPr>
          <w:p w:rsidR="00E36CE1" w:rsidRDefault="00000000">
            <w:pPr>
              <w:spacing w:after="0"/>
            </w:pPr>
            <w:r>
              <w:rPr>
                <w:sz w:val="14"/>
              </w:rPr>
              <w:t>Machine list, filter, details link, admin create/edit actions.</w:t>
            </w:r>
          </w:p>
        </w:tc>
      </w:tr>
      <w:tr w:rsidR="00E36CE1">
        <w:trPr>
          <w:jc w:val="center"/>
        </w:trPr>
        <w:tc>
          <w:tcPr>
            <w:tcW w:w="2160" w:type="dxa"/>
          </w:tcPr>
          <w:p w:rsidR="00E36CE1" w:rsidRDefault="00000000">
            <w:pPr>
              <w:spacing w:after="0"/>
            </w:pPr>
            <w:r>
              <w:rPr>
                <w:sz w:val="14"/>
              </w:rPr>
              <w:t>Machine detail</w:t>
            </w:r>
          </w:p>
        </w:tc>
        <w:tc>
          <w:tcPr>
            <w:tcW w:w="2160" w:type="dxa"/>
          </w:tcPr>
          <w:p w:rsidR="00E36CE1" w:rsidRDefault="00000000">
            <w:pPr>
              <w:spacing w:after="0"/>
            </w:pPr>
            <w:r>
              <w:rPr>
                <w:sz w:val="14"/>
              </w:rPr>
              <w:t>/machines/:id</w:t>
            </w:r>
          </w:p>
        </w:tc>
        <w:tc>
          <w:tcPr>
            <w:tcW w:w="6336" w:type="dxa"/>
          </w:tcPr>
          <w:p w:rsidR="00E36CE1" w:rsidRDefault="00000000">
            <w:pPr>
              <w:spacing w:after="0"/>
            </w:pPr>
            <w:r>
              <w:rPr>
                <w:sz w:val="14"/>
              </w:rPr>
              <w:t>Machine metadata, KPIs, anomalies, tickets and measurement history.</w:t>
            </w:r>
          </w:p>
        </w:tc>
      </w:tr>
      <w:tr w:rsidR="00E36CE1">
        <w:trPr>
          <w:jc w:val="center"/>
        </w:trPr>
        <w:tc>
          <w:tcPr>
            <w:tcW w:w="2160" w:type="dxa"/>
          </w:tcPr>
          <w:p w:rsidR="00E36CE1" w:rsidRDefault="00000000">
            <w:pPr>
              <w:spacing w:after="0"/>
            </w:pPr>
            <w:r>
              <w:rPr>
                <w:sz w:val="14"/>
              </w:rPr>
              <w:t>Anomalies</w:t>
            </w:r>
          </w:p>
        </w:tc>
        <w:tc>
          <w:tcPr>
            <w:tcW w:w="2160" w:type="dxa"/>
          </w:tcPr>
          <w:p w:rsidR="00E36CE1" w:rsidRDefault="00000000">
            <w:pPr>
              <w:spacing w:after="0"/>
            </w:pPr>
            <w:r>
              <w:rPr>
                <w:sz w:val="14"/>
              </w:rPr>
              <w:t>/anomalies</w:t>
            </w:r>
          </w:p>
        </w:tc>
        <w:tc>
          <w:tcPr>
            <w:tcW w:w="6336" w:type="dxa"/>
          </w:tcPr>
          <w:p w:rsidR="00E36CE1" w:rsidRDefault="00000000">
            <w:pPr>
              <w:spacing w:after="0"/>
            </w:pPr>
            <w:r>
              <w:rPr>
                <w:sz w:val="14"/>
              </w:rPr>
              <w:t>Paginated anomalies with severity, type, status, machine, observed value and baseline.</w:t>
            </w:r>
          </w:p>
        </w:tc>
      </w:tr>
      <w:tr w:rsidR="00E36CE1">
        <w:trPr>
          <w:jc w:val="center"/>
        </w:trPr>
        <w:tc>
          <w:tcPr>
            <w:tcW w:w="2160" w:type="dxa"/>
          </w:tcPr>
          <w:p w:rsidR="00E36CE1" w:rsidRDefault="00000000">
            <w:pPr>
              <w:spacing w:after="0"/>
            </w:pPr>
            <w:r>
              <w:rPr>
                <w:sz w:val="14"/>
              </w:rPr>
              <w:t>Anomaly detail</w:t>
            </w:r>
          </w:p>
        </w:tc>
        <w:tc>
          <w:tcPr>
            <w:tcW w:w="2160" w:type="dxa"/>
          </w:tcPr>
          <w:p w:rsidR="00E36CE1" w:rsidRDefault="00000000">
            <w:pPr>
              <w:spacing w:after="0"/>
            </w:pPr>
            <w:r>
              <w:rPr>
                <w:sz w:val="14"/>
              </w:rPr>
              <w:t>/anomalies/:id</w:t>
            </w:r>
          </w:p>
        </w:tc>
        <w:tc>
          <w:tcPr>
            <w:tcW w:w="6336" w:type="dxa"/>
          </w:tcPr>
          <w:p w:rsidR="00E36CE1" w:rsidRDefault="00000000">
            <w:pPr>
              <w:spacing w:after="0"/>
            </w:pPr>
            <w:r>
              <w:rPr>
                <w:sz w:val="14"/>
              </w:rPr>
              <w:t>Explanation, recommendation, baseline, observed value, status update and create ticket button.</w:t>
            </w:r>
          </w:p>
        </w:tc>
      </w:tr>
      <w:tr w:rsidR="00E36CE1">
        <w:trPr>
          <w:jc w:val="center"/>
        </w:trPr>
        <w:tc>
          <w:tcPr>
            <w:tcW w:w="2160" w:type="dxa"/>
          </w:tcPr>
          <w:p w:rsidR="00E36CE1" w:rsidRDefault="00000000">
            <w:pPr>
              <w:spacing w:after="0"/>
            </w:pPr>
            <w:r>
              <w:rPr>
                <w:sz w:val="14"/>
              </w:rPr>
              <w:t>Maintenance</w:t>
            </w:r>
          </w:p>
        </w:tc>
        <w:tc>
          <w:tcPr>
            <w:tcW w:w="2160" w:type="dxa"/>
          </w:tcPr>
          <w:p w:rsidR="00E36CE1" w:rsidRDefault="00000000">
            <w:pPr>
              <w:spacing w:after="0"/>
            </w:pPr>
            <w:r>
              <w:rPr>
                <w:sz w:val="14"/>
              </w:rPr>
              <w:t>/maintenance</w:t>
            </w:r>
          </w:p>
        </w:tc>
        <w:tc>
          <w:tcPr>
            <w:tcW w:w="6336" w:type="dxa"/>
          </w:tcPr>
          <w:p w:rsidR="00E36CE1" w:rsidRDefault="00000000">
            <w:pPr>
              <w:spacing w:after="0"/>
            </w:pPr>
            <w:r>
              <w:rPr>
                <w:sz w:val="14"/>
              </w:rPr>
              <w:t>Ticket board/list with status filters, priority, assignee and machine.</w:t>
            </w:r>
          </w:p>
        </w:tc>
      </w:tr>
      <w:tr w:rsidR="00E36CE1">
        <w:trPr>
          <w:jc w:val="center"/>
        </w:trPr>
        <w:tc>
          <w:tcPr>
            <w:tcW w:w="2160" w:type="dxa"/>
          </w:tcPr>
          <w:p w:rsidR="00E36CE1" w:rsidRDefault="00000000">
            <w:pPr>
              <w:spacing w:after="0"/>
            </w:pPr>
            <w:r>
              <w:rPr>
                <w:sz w:val="14"/>
              </w:rPr>
              <w:t>Ticket detail</w:t>
            </w:r>
          </w:p>
        </w:tc>
        <w:tc>
          <w:tcPr>
            <w:tcW w:w="2160" w:type="dxa"/>
          </w:tcPr>
          <w:p w:rsidR="00E36CE1" w:rsidRDefault="00000000">
            <w:pPr>
              <w:spacing w:after="0"/>
            </w:pPr>
            <w:r>
              <w:rPr>
                <w:sz w:val="14"/>
              </w:rPr>
              <w:t>/maintenance/:id</w:t>
            </w:r>
          </w:p>
        </w:tc>
        <w:tc>
          <w:tcPr>
            <w:tcW w:w="6336" w:type="dxa"/>
          </w:tcPr>
          <w:p w:rsidR="00E36CE1" w:rsidRDefault="00000000">
            <w:pPr>
              <w:spacing w:after="0"/>
            </w:pPr>
            <w:r>
              <w:rPr>
                <w:sz w:val="14"/>
              </w:rPr>
              <w:t>Ticket metadata, comments, status transition and resolution note.</w:t>
            </w:r>
          </w:p>
        </w:tc>
      </w:tr>
      <w:tr w:rsidR="00E36CE1">
        <w:trPr>
          <w:jc w:val="center"/>
        </w:trPr>
        <w:tc>
          <w:tcPr>
            <w:tcW w:w="2160" w:type="dxa"/>
          </w:tcPr>
          <w:p w:rsidR="00E36CE1" w:rsidRDefault="00000000">
            <w:pPr>
              <w:spacing w:after="0"/>
            </w:pPr>
            <w:r>
              <w:rPr>
                <w:sz w:val="14"/>
              </w:rPr>
              <w:t>Reports</w:t>
            </w:r>
          </w:p>
        </w:tc>
        <w:tc>
          <w:tcPr>
            <w:tcW w:w="2160" w:type="dxa"/>
          </w:tcPr>
          <w:p w:rsidR="00E36CE1" w:rsidRDefault="00000000">
            <w:pPr>
              <w:spacing w:after="0"/>
            </w:pPr>
            <w:r>
              <w:rPr>
                <w:sz w:val="14"/>
              </w:rPr>
              <w:t>/reports</w:t>
            </w:r>
          </w:p>
        </w:tc>
        <w:tc>
          <w:tcPr>
            <w:tcW w:w="6336" w:type="dxa"/>
          </w:tcPr>
          <w:p w:rsidR="00E36CE1" w:rsidRDefault="00000000">
            <w:pPr>
              <w:spacing w:after="0"/>
            </w:pPr>
            <w:r>
              <w:rPr>
                <w:sz w:val="14"/>
              </w:rPr>
              <w:t>Monthly report generation, report history and downloads.</w:t>
            </w:r>
          </w:p>
        </w:tc>
      </w:tr>
      <w:tr w:rsidR="00E36CE1">
        <w:trPr>
          <w:jc w:val="center"/>
        </w:trPr>
        <w:tc>
          <w:tcPr>
            <w:tcW w:w="2160" w:type="dxa"/>
          </w:tcPr>
          <w:p w:rsidR="00E36CE1" w:rsidRDefault="00000000">
            <w:pPr>
              <w:spacing w:after="0"/>
            </w:pPr>
            <w:r>
              <w:rPr>
                <w:sz w:val="14"/>
              </w:rPr>
              <w:t>Admin settings</w:t>
            </w:r>
          </w:p>
        </w:tc>
        <w:tc>
          <w:tcPr>
            <w:tcW w:w="2160" w:type="dxa"/>
          </w:tcPr>
          <w:p w:rsidR="00E36CE1" w:rsidRDefault="00000000">
            <w:pPr>
              <w:spacing w:after="0"/>
            </w:pPr>
            <w:r>
              <w:rPr>
                <w:sz w:val="14"/>
              </w:rPr>
              <w:t>/admin</w:t>
            </w:r>
          </w:p>
        </w:tc>
        <w:tc>
          <w:tcPr>
            <w:tcW w:w="6336" w:type="dxa"/>
          </w:tcPr>
          <w:p w:rsidR="00E36CE1" w:rsidRDefault="00000000">
            <w:pPr>
              <w:spacing w:after="0"/>
            </w:pPr>
            <w:r>
              <w:rPr>
                <w:sz w:val="14"/>
              </w:rPr>
              <w:t>User management, roles, thresholds and reference data.</w:t>
            </w:r>
          </w:p>
        </w:tc>
      </w:tr>
    </w:tbl>
    <w:p w:rsidR="00E36CE1" w:rsidRDefault="00E36CE1"/>
    <w:p w:rsidR="00E36CE1" w:rsidRDefault="00000000">
      <w:pPr>
        <w:pStyle w:val="Heading2"/>
      </w:pPr>
      <w:r>
        <w:t>25.1 UI Rules</w:t>
      </w:r>
    </w:p>
    <w:p w:rsidR="00E36CE1" w:rsidRDefault="00000000">
      <w:pPr>
        <w:pStyle w:val="ListBullet"/>
      </w:pPr>
      <w:r>
        <w:t>Operational labels shall be in German. Example: Energieverbrauch, Ausschussrate, Stillstand, Wartung, Anomalien.</w:t>
      </w:r>
    </w:p>
    <w:p w:rsidR="00E36CE1" w:rsidRDefault="00000000">
      <w:pPr>
        <w:pStyle w:val="ListBullet"/>
      </w:pPr>
      <w:r>
        <w:t>Empty states shall explain what data is missing and how to import it.</w:t>
      </w:r>
    </w:p>
    <w:p w:rsidR="00E36CE1" w:rsidRDefault="00000000">
      <w:pPr>
        <w:pStyle w:val="ListBullet"/>
      </w:pPr>
      <w:r>
        <w:t>Every chart shall have a table fallback or downloadable CSV data.</w:t>
      </w:r>
    </w:p>
    <w:p w:rsidR="00E36CE1" w:rsidRDefault="00000000">
      <w:pPr>
        <w:pStyle w:val="ListBullet"/>
      </w:pPr>
      <w:r>
        <w:t>Date filters shall default to last 30 days.</w:t>
      </w:r>
    </w:p>
    <w:p w:rsidR="00E36CE1" w:rsidRDefault="00000000">
      <w:pPr>
        <w:pStyle w:val="ListBullet"/>
      </w:pPr>
      <w:r>
        <w:t>Dashboard shall load within 2 seconds for the demo dataset and within 5 seconds for 500,000 measurement records.</w:t>
      </w:r>
    </w:p>
    <w:p w:rsidR="00E36CE1" w:rsidRDefault="00000000">
      <w:pPr>
        <w:pStyle w:val="ListBullet"/>
      </w:pPr>
      <w:r>
        <w:t>No role shall see buttons for actions it cannot perform, but backend authorization remains mandatory.</w:t>
      </w:r>
    </w:p>
    <w:p w:rsidR="00E36CE1" w:rsidRDefault="00000000">
      <w:pPr>
        <w:pStyle w:val="Heading2"/>
        <w:rPr>
          <w:ins w:id="239" w:author="OQ-010 (Mohamed – Option B)" w:date="2026-07-05T00:00:00Z"/>
        </w:rPr>
      </w:pPr>
      <w:ins w:id="240" w:author="OQ-010 (Mohamed – Option B)" w:date="2026-07-05T00:00:00Z">
        <w:r>
          <w:t>25.2 Approved Frontend Libraries (OQ-010)</w:t>
        </w:r>
      </w:ins>
    </w:p>
    <w:p w:rsidR="00E36CE1" w:rsidRDefault="00000000">
      <w:pPr>
        <w:spacing w:after="120"/>
        <w:rPr>
          <w:ins w:id="241" w:author="OQ-010 (Mohamed – Option B)" w:date="2026-07-05T00:00:00Z"/>
        </w:rPr>
      </w:pPr>
      <w:ins w:id="242" w:author="OQ-010 (Mohamed – Option B)" w:date="2026-07-05T00:00:00Z">
        <w:r>
          <w:t>OQ-010 resolution (2026-07-05): the frontend runtime dependency set is fixed to the list below. Each entry answers a need this specification creates; nothing else is added without a change request. Test tooling is already fixed by Section 30.1 (Vitest, Testing Library, Playwright) and is not redefined here.</w:t>
        </w:r>
      </w:ins>
    </w:p>
    <w:p w:rsidR="00E36CE1" w:rsidRDefault="00000000">
      <w:pPr>
        <w:pStyle w:val="ListBullet"/>
        <w:rPr>
          <w:ins w:id="243" w:author="OQ-010 (Mohamed – Option B)" w:date="2026-07-05T00:00:00Z"/>
        </w:rPr>
      </w:pPr>
      <w:ins w:id="244" w:author="OQ-010 (Mohamed – Option B)" w:date="2026-07-05T00:00:00Z">
        <w:r>
          <w:t>Routing: react-router.</w:t>
        </w:r>
      </w:ins>
    </w:p>
    <w:p w:rsidR="00E36CE1" w:rsidRDefault="00000000">
      <w:pPr>
        <w:pStyle w:val="ListBullet"/>
        <w:rPr>
          <w:ins w:id="245" w:author="OQ-010 (Mohamed – Option B)" w:date="2026-07-05T00:00:00Z"/>
        </w:rPr>
      </w:pPr>
      <w:ins w:id="246" w:author="OQ-010 (Mohamed – Option B)" w:date="2026-07-05T00:00:00Z">
        <w:r>
          <w:t>Server state: @tanstack/react-query — caching, invalidation, and refetchInterval polling of asynchronous import jobs (Section 24.6).</w:t>
        </w:r>
      </w:ins>
    </w:p>
    <w:p w:rsidR="00E36CE1" w:rsidRDefault="00000000">
      <w:pPr>
        <w:pStyle w:val="ListBullet"/>
        <w:rPr>
          <w:ins w:id="247" w:author="OQ-010 (Mohamed – Option B)" w:date="2026-07-05T00:00:00Z"/>
        </w:rPr>
      </w:pPr>
      <w:ins w:id="248" w:author="OQ-010 (Mohamed – Option B)" w:date="2026-07-05T00:00:00Z">
        <w:r>
          <w:t>Forms: react-hook-form — field state and backend-error display only; validation stays backend-authoritative per VAL-01.</w:t>
        </w:r>
      </w:ins>
    </w:p>
    <w:p w:rsidR="00E36CE1" w:rsidRDefault="00000000">
      <w:pPr>
        <w:pStyle w:val="ListBullet"/>
        <w:rPr>
          <w:ins w:id="249" w:author="OQ-010 (Mohamed – Option B)" w:date="2026-07-05T00:00:00Z"/>
        </w:rPr>
      </w:pPr>
      <w:ins w:id="250" w:author="OQ-010 (Mohamed – Option B)" w:date="2026-07-05T00:00:00Z">
        <w:r>
          <w:t>Charts: recharts — SVG rendering, composable, pairs with the required table fallback for chart accessibility.</w:t>
        </w:r>
      </w:ins>
    </w:p>
    <w:p w:rsidR="00E36CE1" w:rsidRDefault="00000000">
      <w:pPr>
        <w:pStyle w:val="ListBullet"/>
        <w:rPr>
          <w:ins w:id="251" w:author="OQ-010 (Mohamed – Option B)" w:date="2026-07-05T00:00:00Z"/>
        </w:rPr>
      </w:pPr>
      <w:ins w:id="252" w:author="OQ-010 (Mohamed – Option B)" w:date="2026-07-05T00:00:00Z">
        <w:r>
          <w:t>Internationalization: i18next with react-i18next — concrete carrier of the central German catalog of Section 17.4, including German plural forms and interpolation.</w:t>
        </w:r>
      </w:ins>
    </w:p>
    <w:p w:rsidR="00E36CE1" w:rsidRDefault="00000000">
      <w:pPr>
        <w:pStyle w:val="ListBullet"/>
        <w:rPr>
          <w:ins w:id="253" w:author="OQ-010 (Mohamed – Option B)" w:date="2026-07-05T00:00:00Z"/>
        </w:rPr>
      </w:pPr>
      <w:ins w:id="254" w:author="OQ-010 (Mohamed – Option B)" w:date="2026-07-05T00:00:00Z">
        <w:r>
          <w:t>API types: openapi-typescript plus openapi-fetch — zero-runtime types generated from the backend OpenAPI 3.1 document and a minimal typed client that composes with react-query.</w:t>
        </w:r>
      </w:ins>
    </w:p>
    <w:p w:rsidR="00E36CE1" w:rsidRDefault="00000000">
      <w:pPr>
        <w:pStyle w:val="ListBullet"/>
        <w:rPr>
          <w:ins w:id="255" w:author="OQ-010 (Mohamed – Option B)" w:date="2026-07-05T00:00:00Z"/>
        </w:rPr>
      </w:pPr>
      <w:ins w:id="256" w:author="OQ-010 (Mohamed – Option B)" w:date="2026-07-05T00:00:00Z">
        <w:r>
          <w:t>Explicit exclusions: no global state library (React state plus the react-query cache suffice), no component or CSS framework (Vite-native CSS modules), no date library (Intl.DateTimeFormat with the Europe/Vienna time zone covers VAL-03 display). Adding any of these requires a change request per Section 36.</w:t>
        </w:r>
      </w:ins>
    </w:p>
    <w:p w:rsidR="00E36CE1" w:rsidRDefault="00000000">
      <w:r>
        <w:br w:type="page"/>
      </w:r>
    </w:p>
    <w:p w:rsidR="00E36CE1" w:rsidRDefault="00000000">
      <w:pPr>
        <w:pStyle w:val="Heading1"/>
      </w:pPr>
      <w:r>
        <w:rPr>
          <w:color w:val="1F4E79"/>
        </w:rPr>
        <w:t>26. Reporting Specification</w:t>
      </w:r>
    </w:p>
    <w:p w:rsidR="00E36CE1" w:rsidRDefault="00000000">
      <w:r>
        <w:t>The system shall generate a monthly PDF report with a fixed structure. The report is intended for management review, not for legal certification. The backend shall generate PDF using Java PDFBox. The frontend shall only request and download the file.</w:t>
      </w:r>
    </w:p>
    <w:p w:rsidR="00E36CE1" w:rsidRDefault="00000000">
      <w:pPr>
        <w:pStyle w:val="Heading2"/>
      </w:pPr>
      <w:r>
        <w:t>26.1 Monthly PDF Report Sections</w:t>
      </w:r>
    </w:p>
    <w:tbl>
      <w:tblPr>
        <w:tblStyle w:val="TableGrid"/>
        <w:tblW w:w="0" w:type="auto"/>
        <w:jc w:val="center"/>
        <w:tblLook w:val="04A0" w:firstRow="1" w:lastRow="0" w:firstColumn="1" w:lastColumn="0" w:noHBand="0" w:noVBand="1"/>
      </w:tblPr>
      <w:tblGrid>
        <w:gridCol w:w="2488"/>
        <w:gridCol w:w="7511"/>
      </w:tblGrid>
      <w:tr w:rsidR="00E36CE1">
        <w:trPr>
          <w:tblHeader/>
          <w:jc w:val="center"/>
        </w:trPr>
        <w:tc>
          <w:tcPr>
            <w:tcW w:w="2592" w:type="dxa"/>
            <w:shd w:val="clear" w:color="auto" w:fill="D9EAF7"/>
          </w:tcPr>
          <w:p w:rsidR="00E36CE1" w:rsidRDefault="00000000">
            <w:pPr>
              <w:spacing w:after="0"/>
            </w:pPr>
            <w:r>
              <w:rPr>
                <w:b/>
                <w:sz w:val="15"/>
              </w:rPr>
              <w:t>Section</w:t>
            </w:r>
          </w:p>
        </w:tc>
        <w:tc>
          <w:tcPr>
            <w:tcW w:w="8064" w:type="dxa"/>
            <w:shd w:val="clear" w:color="auto" w:fill="D9EAF7"/>
          </w:tcPr>
          <w:p w:rsidR="00E36CE1" w:rsidRDefault="00000000">
            <w:pPr>
              <w:spacing w:after="0"/>
            </w:pPr>
            <w:r>
              <w:rPr>
                <w:b/>
                <w:sz w:val="15"/>
              </w:rPr>
              <w:t>Content</w:t>
            </w:r>
          </w:p>
        </w:tc>
      </w:tr>
      <w:tr w:rsidR="00E36CE1">
        <w:trPr>
          <w:jc w:val="center"/>
        </w:trPr>
        <w:tc>
          <w:tcPr>
            <w:tcW w:w="2592" w:type="dxa"/>
          </w:tcPr>
          <w:p w:rsidR="00E36CE1" w:rsidRDefault="00000000">
            <w:pPr>
              <w:spacing w:after="0"/>
            </w:pPr>
            <w:r>
              <w:rPr>
                <w:sz w:val="15"/>
              </w:rPr>
              <w:t>Cover</w:t>
            </w:r>
          </w:p>
        </w:tc>
        <w:tc>
          <w:tcPr>
            <w:tcW w:w="8064" w:type="dxa"/>
          </w:tcPr>
          <w:p w:rsidR="00E36CE1" w:rsidRDefault="00000000">
            <w:pPr>
              <w:spacing w:after="0"/>
            </w:pPr>
            <w:r>
              <w:rPr>
                <w:sz w:val="15"/>
              </w:rPr>
              <w:t>Company/factory name, reporting month, generated by, generated at, filters.</w:t>
            </w:r>
          </w:p>
        </w:tc>
      </w:tr>
      <w:tr w:rsidR="00E36CE1">
        <w:trPr>
          <w:jc w:val="center"/>
        </w:trPr>
        <w:tc>
          <w:tcPr>
            <w:tcW w:w="2592" w:type="dxa"/>
          </w:tcPr>
          <w:p w:rsidR="00E36CE1" w:rsidRDefault="00000000">
            <w:pPr>
              <w:spacing w:after="0"/>
            </w:pPr>
            <w:r>
              <w:rPr>
                <w:sz w:val="15"/>
              </w:rPr>
              <w:t>Executive KPI summary</w:t>
            </w:r>
          </w:p>
        </w:tc>
        <w:tc>
          <w:tcPr>
            <w:tcW w:w="8064" w:type="dxa"/>
          </w:tcPr>
          <w:p w:rsidR="00E36CE1" w:rsidRDefault="00000000">
            <w:pPr>
              <w:spacing w:after="0"/>
            </w:pPr>
            <w:r>
              <w:rPr>
                <w:sz w:val="15"/>
              </w:rPr>
              <w:t>Total energy, energy per unit, units produced, scrap rate, downtime minutes, anomaly count, maintenance backlog.</w:t>
            </w:r>
          </w:p>
        </w:tc>
      </w:tr>
      <w:tr w:rsidR="00E36CE1">
        <w:trPr>
          <w:jc w:val="center"/>
        </w:trPr>
        <w:tc>
          <w:tcPr>
            <w:tcW w:w="2592" w:type="dxa"/>
          </w:tcPr>
          <w:p w:rsidR="00E36CE1" w:rsidRDefault="00000000">
            <w:pPr>
              <w:spacing w:after="0"/>
            </w:pPr>
            <w:r>
              <w:rPr>
                <w:sz w:val="15"/>
              </w:rPr>
              <w:t>Energy analysis</w:t>
            </w:r>
          </w:p>
        </w:tc>
        <w:tc>
          <w:tcPr>
            <w:tcW w:w="8064" w:type="dxa"/>
          </w:tcPr>
          <w:p w:rsidR="00E36CE1" w:rsidRDefault="00000000">
            <w:pPr>
              <w:spacing w:after="0"/>
            </w:pPr>
            <w:r>
              <w:rPr>
                <w:sz w:val="15"/>
              </w:rPr>
              <w:t>Top machines by energy, energy trend, top energy-per-unit anomalies.</w:t>
            </w:r>
          </w:p>
        </w:tc>
      </w:tr>
      <w:tr w:rsidR="00E36CE1">
        <w:trPr>
          <w:jc w:val="center"/>
        </w:trPr>
        <w:tc>
          <w:tcPr>
            <w:tcW w:w="2592" w:type="dxa"/>
          </w:tcPr>
          <w:p w:rsidR="00E36CE1" w:rsidRDefault="00000000">
            <w:pPr>
              <w:spacing w:after="0"/>
            </w:pPr>
            <w:r>
              <w:rPr>
                <w:sz w:val="15"/>
              </w:rPr>
              <w:t>Production analysis</w:t>
            </w:r>
          </w:p>
        </w:tc>
        <w:tc>
          <w:tcPr>
            <w:tcW w:w="8064" w:type="dxa"/>
          </w:tcPr>
          <w:p w:rsidR="00E36CE1" w:rsidRDefault="00000000">
            <w:pPr>
              <w:spacing w:after="0"/>
            </w:pPr>
            <w:r>
              <w:rPr>
                <w:sz w:val="15"/>
              </w:rPr>
              <w:t>Output by line, output by shift, low-output periods.</w:t>
            </w:r>
          </w:p>
        </w:tc>
      </w:tr>
      <w:tr w:rsidR="00E36CE1">
        <w:trPr>
          <w:jc w:val="center"/>
        </w:trPr>
        <w:tc>
          <w:tcPr>
            <w:tcW w:w="2592" w:type="dxa"/>
          </w:tcPr>
          <w:p w:rsidR="00E36CE1" w:rsidRDefault="00000000">
            <w:pPr>
              <w:spacing w:after="0"/>
            </w:pPr>
            <w:r>
              <w:rPr>
                <w:sz w:val="15"/>
              </w:rPr>
              <w:t>Quality analysis</w:t>
            </w:r>
          </w:p>
        </w:tc>
        <w:tc>
          <w:tcPr>
            <w:tcW w:w="8064" w:type="dxa"/>
          </w:tcPr>
          <w:p w:rsidR="00E36CE1" w:rsidRDefault="00000000">
            <w:pPr>
              <w:spacing w:after="0"/>
            </w:pPr>
            <w:r>
              <w:rPr>
                <w:sz w:val="15"/>
              </w:rPr>
              <w:t>Scrap rate by product/machine/category.</w:t>
            </w:r>
          </w:p>
        </w:tc>
      </w:tr>
      <w:tr w:rsidR="00E36CE1">
        <w:trPr>
          <w:jc w:val="center"/>
        </w:trPr>
        <w:tc>
          <w:tcPr>
            <w:tcW w:w="2592" w:type="dxa"/>
          </w:tcPr>
          <w:p w:rsidR="00E36CE1" w:rsidRDefault="00000000">
            <w:pPr>
              <w:spacing w:after="0"/>
            </w:pPr>
            <w:r>
              <w:rPr>
                <w:sz w:val="15"/>
              </w:rPr>
              <w:t>Downtime analysis</w:t>
            </w:r>
          </w:p>
        </w:tc>
        <w:tc>
          <w:tcPr>
            <w:tcW w:w="8064" w:type="dxa"/>
          </w:tcPr>
          <w:p w:rsidR="00E36CE1" w:rsidRDefault="00000000">
            <w:pPr>
              <w:spacing w:after="0"/>
            </w:pPr>
            <w:r>
              <w:rPr>
                <w:sz w:val="15"/>
              </w:rPr>
              <w:t>Downtime Pareto by reason and machine.</w:t>
            </w:r>
          </w:p>
        </w:tc>
      </w:tr>
      <w:tr w:rsidR="00E36CE1">
        <w:trPr>
          <w:jc w:val="center"/>
        </w:trPr>
        <w:tc>
          <w:tcPr>
            <w:tcW w:w="2592" w:type="dxa"/>
          </w:tcPr>
          <w:p w:rsidR="00E36CE1" w:rsidRDefault="00000000">
            <w:pPr>
              <w:spacing w:after="0"/>
            </w:pPr>
            <w:r>
              <w:rPr>
                <w:sz w:val="15"/>
              </w:rPr>
              <w:t>Maintenance analysis</w:t>
            </w:r>
          </w:p>
        </w:tc>
        <w:tc>
          <w:tcPr>
            <w:tcW w:w="8064" w:type="dxa"/>
          </w:tcPr>
          <w:p w:rsidR="00E36CE1" w:rsidRDefault="00000000">
            <w:pPr>
              <w:spacing w:after="0"/>
            </w:pPr>
            <w:r>
              <w:rPr>
                <w:sz w:val="15"/>
              </w:rPr>
              <w:t>Open tickets, resolved tickets, recurring issues.</w:t>
            </w:r>
          </w:p>
        </w:tc>
      </w:tr>
      <w:tr w:rsidR="00E36CE1">
        <w:trPr>
          <w:jc w:val="center"/>
        </w:trPr>
        <w:tc>
          <w:tcPr>
            <w:tcW w:w="2592" w:type="dxa"/>
          </w:tcPr>
          <w:p w:rsidR="00E36CE1" w:rsidRDefault="00000000">
            <w:pPr>
              <w:spacing w:after="0"/>
            </w:pPr>
            <w:r>
              <w:rPr>
                <w:sz w:val="15"/>
              </w:rPr>
              <w:t>Recommendations</w:t>
            </w:r>
          </w:p>
        </w:tc>
        <w:tc>
          <w:tcPr>
            <w:tcW w:w="8064" w:type="dxa"/>
          </w:tcPr>
          <w:p w:rsidR="00E36CE1" w:rsidRDefault="00000000">
            <w:pPr>
              <w:spacing w:after="0"/>
            </w:pPr>
            <w:r>
              <w:rPr>
                <w:sz w:val="15"/>
              </w:rPr>
              <w:t>Top 10 system recommendations with severity and suggested action.</w:t>
            </w:r>
          </w:p>
        </w:tc>
      </w:tr>
      <w:tr w:rsidR="00E36CE1">
        <w:trPr>
          <w:jc w:val="center"/>
        </w:trPr>
        <w:tc>
          <w:tcPr>
            <w:tcW w:w="2592" w:type="dxa"/>
          </w:tcPr>
          <w:p w:rsidR="00E36CE1" w:rsidRDefault="00000000">
            <w:pPr>
              <w:spacing w:after="0"/>
            </w:pPr>
            <w:r>
              <w:rPr>
                <w:sz w:val="15"/>
              </w:rPr>
              <w:t>Data appendix</w:t>
            </w:r>
          </w:p>
        </w:tc>
        <w:tc>
          <w:tcPr>
            <w:tcW w:w="8064" w:type="dxa"/>
          </w:tcPr>
          <w:p w:rsidR="00E36CE1" w:rsidRDefault="00000000">
            <w:pPr>
              <w:spacing w:after="0"/>
            </w:pPr>
            <w:r>
              <w:rPr>
                <w:sz w:val="15"/>
              </w:rPr>
              <w:t>Import jobs used, date range, calculation notes and limitations.</w:t>
            </w:r>
          </w:p>
        </w:tc>
      </w:tr>
    </w:tbl>
    <w:p w:rsidR="00E36CE1" w:rsidRDefault="00E36CE1"/>
    <w:p w:rsidR="00E36CE1" w:rsidRDefault="00000000">
      <w:pPr>
        <w:pStyle w:val="Heading2"/>
      </w:pPr>
      <w:r>
        <w:t>26.2 Report Requirements</w:t>
      </w:r>
    </w:p>
    <w:tbl>
      <w:tblPr>
        <w:tblStyle w:val="TableGrid"/>
        <w:tblW w:w="0" w:type="auto"/>
        <w:jc w:val="center"/>
        <w:tblLook w:val="04A0" w:firstRow="1" w:lastRow="0" w:firstColumn="1" w:lastColumn="0" w:noHBand="0" w:noVBand="1"/>
      </w:tblPr>
      <w:tblGrid>
        <w:gridCol w:w="953"/>
        <w:gridCol w:w="4476"/>
        <w:gridCol w:w="972"/>
        <w:gridCol w:w="3598"/>
      </w:tblGrid>
      <w:tr w:rsidR="00E36CE1">
        <w:trPr>
          <w:tblHeader/>
          <w:jc w:val="center"/>
        </w:trPr>
        <w:tc>
          <w:tcPr>
            <w:tcW w:w="1008" w:type="dxa"/>
            <w:shd w:val="clear" w:color="auto" w:fill="D9EAF7"/>
          </w:tcPr>
          <w:p w:rsidR="00E36CE1" w:rsidRDefault="00000000">
            <w:pPr>
              <w:spacing w:after="0"/>
            </w:pPr>
            <w:r>
              <w:rPr>
                <w:b/>
                <w:sz w:val="14"/>
              </w:rPr>
              <w:t>ID</w:t>
            </w:r>
          </w:p>
        </w:tc>
        <w:tc>
          <w:tcPr>
            <w:tcW w:w="4896" w:type="dxa"/>
            <w:shd w:val="clear" w:color="auto" w:fill="D9EAF7"/>
          </w:tcPr>
          <w:p w:rsidR="00E36CE1" w:rsidRDefault="00000000">
            <w:pPr>
              <w:spacing w:after="0"/>
            </w:pPr>
            <w:r>
              <w:rPr>
                <w:b/>
                <w:sz w:val="14"/>
              </w:rPr>
              <w:t>Mandatory requirement</w:t>
            </w:r>
          </w:p>
        </w:tc>
        <w:tc>
          <w:tcPr>
            <w:tcW w:w="1008" w:type="dxa"/>
            <w:shd w:val="clear" w:color="auto" w:fill="D9EAF7"/>
          </w:tcPr>
          <w:p w:rsidR="00E36CE1" w:rsidRDefault="00000000">
            <w:pPr>
              <w:spacing w:after="0"/>
            </w:pPr>
            <w:r>
              <w:rPr>
                <w:b/>
                <w:sz w:val="14"/>
              </w:rPr>
              <w:t>Priority</w:t>
            </w:r>
          </w:p>
        </w:tc>
        <w:tc>
          <w:tcPr>
            <w:tcW w:w="3888" w:type="dxa"/>
            <w:shd w:val="clear" w:color="auto" w:fill="D9EAF7"/>
          </w:tcPr>
          <w:p w:rsidR="00E36CE1" w:rsidRDefault="00000000">
            <w:pPr>
              <w:spacing w:after="0"/>
            </w:pPr>
            <w:r>
              <w:rPr>
                <w:b/>
                <w:sz w:val="14"/>
              </w:rPr>
              <w:t>Acceptance criteria</w:t>
            </w:r>
          </w:p>
        </w:tc>
      </w:tr>
      <w:tr w:rsidR="00E36CE1">
        <w:trPr>
          <w:jc w:val="center"/>
        </w:trPr>
        <w:tc>
          <w:tcPr>
            <w:tcW w:w="1008" w:type="dxa"/>
          </w:tcPr>
          <w:p w:rsidR="00E36CE1" w:rsidRDefault="00000000">
            <w:pPr>
              <w:spacing w:after="0"/>
            </w:pPr>
            <w:r>
              <w:rPr>
                <w:sz w:val="14"/>
              </w:rPr>
              <w:t>REP-01</w:t>
            </w:r>
          </w:p>
        </w:tc>
        <w:tc>
          <w:tcPr>
            <w:tcW w:w="4896" w:type="dxa"/>
          </w:tcPr>
          <w:p w:rsidR="00E36CE1" w:rsidRDefault="00000000">
            <w:pPr>
              <w:spacing w:after="0"/>
            </w:pPr>
            <w:r>
              <w:rPr>
                <w:sz w:val="14"/>
              </w:rPr>
              <w:t>Report generation shall store report metadata and filter criteria.</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report_runs table contains user, timestamp, month and filters.</w:t>
            </w:r>
          </w:p>
        </w:tc>
      </w:tr>
      <w:tr w:rsidR="00E36CE1">
        <w:trPr>
          <w:jc w:val="center"/>
        </w:trPr>
        <w:tc>
          <w:tcPr>
            <w:tcW w:w="1008" w:type="dxa"/>
          </w:tcPr>
          <w:p w:rsidR="00E36CE1" w:rsidRDefault="00000000">
            <w:pPr>
              <w:spacing w:after="0"/>
            </w:pPr>
            <w:r>
              <w:rPr>
                <w:sz w:val="14"/>
              </w:rPr>
              <w:t>REP-02</w:t>
            </w:r>
          </w:p>
        </w:tc>
        <w:tc>
          <w:tcPr>
            <w:tcW w:w="4896" w:type="dxa"/>
          </w:tcPr>
          <w:p w:rsidR="00E36CE1" w:rsidRDefault="00000000">
            <w:pPr>
              <w:spacing w:after="0"/>
            </w:pPr>
            <w:r>
              <w:rPr>
                <w:sz w:val="14"/>
              </w:rPr>
              <w:t>PDF shall include calculation note stating decision-support purpose.</w:t>
            </w:r>
          </w:p>
        </w:tc>
        <w:tc>
          <w:tcPr>
            <w:tcW w:w="1008" w:type="dxa"/>
          </w:tcPr>
          <w:p w:rsidR="00E36CE1" w:rsidRDefault="00000000">
            <w:pPr>
              <w:spacing w:after="0"/>
            </w:pPr>
            <w:r>
              <w:rPr>
                <w:sz w:val="14"/>
              </w:rPr>
              <w:t>Must</w:t>
            </w:r>
          </w:p>
        </w:tc>
        <w:tc>
          <w:tcPr>
            <w:tcW w:w="3888" w:type="dxa"/>
          </w:tcPr>
          <w:p w:rsidR="00E36CE1" w:rsidRDefault="00000000">
            <w:pPr>
              <w:spacing w:after="0"/>
            </w:pPr>
            <w:del w:id="257" w:author="CR-001 (Mohamed – Option B)" w:date="2026-07-05T00:00:00Z">
              <w:r>
                <w:rPr>
                  <w:sz w:val="14"/>
                </w:rPr>
                <w:delText>Generated PDF contains required disclaimer text.</w:delText>
              </w:r>
            </w:del>
            <w:ins w:id="258" w:author="CR-001 (Mohamed – Option B)" w:date="2026-07-05T00:00:00Z">
              <w:r>
                <w:rPr>
                  <w:sz w:val="14"/>
                </w:rPr>
                <w:t>Generated PDF contains the exact disclaimer text defined in Section 23.5.</w:t>
              </w:r>
            </w:ins>
          </w:p>
        </w:tc>
      </w:tr>
      <w:tr w:rsidR="00E36CE1">
        <w:trPr>
          <w:jc w:val="center"/>
        </w:trPr>
        <w:tc>
          <w:tcPr>
            <w:tcW w:w="1008" w:type="dxa"/>
          </w:tcPr>
          <w:p w:rsidR="00E36CE1" w:rsidRDefault="00000000">
            <w:pPr>
              <w:spacing w:after="0"/>
            </w:pPr>
            <w:r>
              <w:rPr>
                <w:sz w:val="14"/>
              </w:rPr>
              <w:t>REP-03</w:t>
            </w:r>
          </w:p>
        </w:tc>
        <w:tc>
          <w:tcPr>
            <w:tcW w:w="4896" w:type="dxa"/>
          </w:tcPr>
          <w:p w:rsidR="00E36CE1" w:rsidRDefault="00000000">
            <w:pPr>
              <w:spacing w:after="0"/>
            </w:pPr>
            <w:r>
              <w:rPr>
                <w:sz w:val="14"/>
              </w:rPr>
              <w:t>PDF shall be generated server-side by Java backend.</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No browser print-to-PDF workflow is used.</w:t>
            </w:r>
          </w:p>
        </w:tc>
      </w:tr>
      <w:tr w:rsidR="00E36CE1">
        <w:trPr>
          <w:jc w:val="center"/>
        </w:trPr>
        <w:tc>
          <w:tcPr>
            <w:tcW w:w="1008" w:type="dxa"/>
          </w:tcPr>
          <w:p w:rsidR="00E36CE1" w:rsidRDefault="00000000">
            <w:pPr>
              <w:spacing w:after="0"/>
            </w:pPr>
            <w:r>
              <w:rPr>
                <w:sz w:val="14"/>
              </w:rPr>
              <w:t>REP-04</w:t>
            </w:r>
          </w:p>
        </w:tc>
        <w:tc>
          <w:tcPr>
            <w:tcW w:w="4896" w:type="dxa"/>
          </w:tcPr>
          <w:p w:rsidR="00E36CE1" w:rsidRDefault="00000000">
            <w:pPr>
              <w:spacing w:after="0"/>
            </w:pPr>
            <w:r>
              <w:rPr>
                <w:sz w:val="14"/>
              </w:rPr>
              <w:t>Report downloads shall require authorization.</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Unauthenticated request returns 401.</w:t>
            </w:r>
          </w:p>
        </w:tc>
      </w:tr>
      <w:tr w:rsidR="00E36CE1">
        <w:trPr>
          <w:jc w:val="center"/>
        </w:trPr>
        <w:tc>
          <w:tcPr>
            <w:tcW w:w="1008" w:type="dxa"/>
          </w:tcPr>
          <w:p w:rsidR="00E36CE1" w:rsidRDefault="00000000">
            <w:pPr>
              <w:spacing w:after="0"/>
            </w:pPr>
            <w:r>
              <w:rPr>
                <w:sz w:val="14"/>
              </w:rPr>
              <w:t>REP-05</w:t>
            </w:r>
          </w:p>
        </w:tc>
        <w:tc>
          <w:tcPr>
            <w:tcW w:w="4896" w:type="dxa"/>
          </w:tcPr>
          <w:p w:rsidR="00E36CE1" w:rsidRDefault="00000000">
            <w:pPr>
              <w:spacing w:after="0"/>
            </w:pPr>
            <w:r>
              <w:rPr>
                <w:sz w:val="14"/>
              </w:rPr>
              <w:t>System shall also allow CSV export of KPI evidence.</w:t>
            </w:r>
          </w:p>
        </w:tc>
        <w:tc>
          <w:tcPr>
            <w:tcW w:w="1008" w:type="dxa"/>
          </w:tcPr>
          <w:p w:rsidR="00E36CE1" w:rsidRDefault="00000000">
            <w:pPr>
              <w:spacing w:after="0"/>
            </w:pPr>
            <w:r>
              <w:rPr>
                <w:sz w:val="14"/>
              </w:rPr>
              <w:t>Should</w:t>
            </w:r>
          </w:p>
        </w:tc>
        <w:tc>
          <w:tcPr>
            <w:tcW w:w="3888" w:type="dxa"/>
          </w:tcPr>
          <w:p w:rsidR="00E36CE1" w:rsidRDefault="00000000">
            <w:pPr>
              <w:spacing w:after="0"/>
            </w:pPr>
            <w:r>
              <w:rPr>
                <w:sz w:val="14"/>
              </w:rPr>
              <w:t>CSV download includes same period and filters as report.</w:t>
            </w:r>
          </w:p>
        </w:tc>
      </w:tr>
    </w:tbl>
    <w:p w:rsidR="00E36CE1" w:rsidRDefault="00E36CE1"/>
    <w:p w:rsidR="00E36CE1" w:rsidRDefault="00000000">
      <w:pPr>
        <w:pStyle w:val="Heading2"/>
        <w:rPr>
          <w:ins w:id="259" w:author="OQ-008 (Mohamed – Option A)" w:date="2026-07-05T00:00:00Z"/>
        </w:rPr>
      </w:pPr>
      <w:ins w:id="260" w:author="OQ-008 (Mohamed – Option A)" w:date="2026-07-05T00:00:00Z">
        <w:r>
          <w:t>26.3 Report File Storage, Retention and Download (OQ-008)</w:t>
        </w:r>
      </w:ins>
    </w:p>
    <w:p w:rsidR="00E36CE1" w:rsidRDefault="00000000">
      <w:pPr>
        <w:spacing w:after="120"/>
        <w:rPr>
          <w:ins w:id="261" w:author="OQ-008 (Mohamed – Option A)" w:date="2026-07-05T00:00:00Z"/>
        </w:rPr>
      </w:pPr>
      <w:ins w:id="262" w:author="OQ-008 (Mohamed – Option A)" w:date="2026-07-05T00:00:00Z">
        <w:r>
          <w:t>OQ-008 resolution (2026-07-05): generated report files are stored on disk outside the web root and live exactly as long as the operational data they summarize.</w:t>
        </w:r>
      </w:ins>
    </w:p>
    <w:p w:rsidR="00E36CE1" w:rsidRDefault="00000000">
      <w:pPr>
        <w:pStyle w:val="ListBullet"/>
        <w:rPr>
          <w:ins w:id="263" w:author="OQ-008 (Mohamed – Option A)" w:date="2026-07-05T00:00:00Z"/>
        </w:rPr>
      </w:pPr>
      <w:ins w:id="264" w:author="OQ-008 (Mohamed – Option A)" w:date="2026-07-05T00:00:00Z">
        <w:r>
          <w:t>Storage: a dedicated externalized Docker volume report-files, never inside the web root or the frontend-served tree. The backend builds the file path exclusively from the report_run UUID; no user-supplied value ever forms part of a path, consistent with the untrusted-filename rule of Section 16.</w:t>
        </w:r>
      </w:ins>
    </w:p>
    <w:p w:rsidR="00E36CE1" w:rsidRDefault="00000000">
      <w:pPr>
        <w:pStyle w:val="ListBullet"/>
        <w:rPr>
          <w:ins w:id="265" w:author="OQ-008 (Mohamed – Option A)" w:date="2026-07-05T00:00:00Z"/>
        </w:rPr>
      </w:pPr>
      <w:ins w:id="266" w:author="OQ-008 (Mohamed – Option A)" w:date="2026-07-05T00:00:00Z">
        <w:r>
          <w:t>Download: exclusively through GET /api/v1/reports/{id}/download after role authorization (REP-04). No permanent or guessable URLs exist; the REPORT_GENERATED audit event of Section 27.2 remains the single generation trace.</w:t>
        </w:r>
      </w:ins>
    </w:p>
    <w:p w:rsidR="00E36CE1" w:rsidRDefault="00000000">
      <w:pPr>
        <w:pStyle w:val="ListBullet"/>
        <w:rPr>
          <w:ins w:id="267" w:author="OQ-008 (Mohamed – Option A)" w:date="2026-07-05T00:00:00Z"/>
        </w:rPr>
      </w:pPr>
      <w:ins w:id="268" w:author="OQ-008 (Mohamed – Option A)" w:date="2026-07-05T00:00:00Z">
        <w:r>
          <w:t>Retention: report files follow the 24-month operational retention already defined in Section 27.3; no separate report retention rule exists. REPORT_OUTPUT_DIR (Section 13.2) is only the generation working directory.</w:t>
        </w:r>
      </w:ins>
    </w:p>
    <w:p w:rsidR="00E36CE1" w:rsidRDefault="00000000">
      <w:pPr>
        <w:pStyle w:val="ListBullet"/>
        <w:rPr>
          <w:ins w:id="269" w:author="OQ-008 (Mohamed – Option A)" w:date="2026-07-05T00:00:00Z"/>
        </w:rPr>
      </w:pPr>
      <w:ins w:id="270" w:author="OQ-008 (Mohamed – Option A)" w:date="2026-07-05T00:00:00Z">
        <w:r>
          <w:t>Missing file: if the report_run row exists but the file is absent, the download returns 404 RESOURCE_NOT_FOUND with an explicit message. The system never regenerates silently, because data corrected after generation (Section 16.6) would change the content of a document that may already have been distributed. The user may instead request a new generation, which creates a new report_run dated today and states what it contains.</w:t>
        </w:r>
      </w:ins>
    </w:p>
    <w:p w:rsidR="00E36CE1" w:rsidRDefault="00000000">
      <w:pPr>
        <w:pStyle w:val="ListBullet"/>
        <w:rPr>
          <w:ins w:id="271" w:author="OQ-008 (Mohamed – Option A)" w:date="2026-07-05T00:00:00Z"/>
        </w:rPr>
      </w:pPr>
      <w:ins w:id="272" w:author="OQ-008 (Mohamed – Option A)" w:date="2026-07-05T00:00:00Z">
        <w:r>
          <w:t>Backup: the report-files volume is included in the Section 28.1 backup and tested restore procedure alongside the PostgreSQL volume.</w:t>
        </w:r>
      </w:ins>
    </w:p>
    <w:p w:rsidR="00E36CE1" w:rsidRDefault="00000000">
      <w:r>
        <w:br w:type="page"/>
      </w:r>
    </w:p>
    <w:p w:rsidR="00E36CE1" w:rsidRDefault="00000000">
      <w:pPr>
        <w:pStyle w:val="Heading1"/>
      </w:pPr>
      <w:r>
        <w:rPr>
          <w:color w:val="1F4E79"/>
        </w:rPr>
        <w:t>27. Security, Privacy and Audit</w:t>
      </w:r>
    </w:p>
    <w:p w:rsidR="00E36CE1" w:rsidRDefault="00000000">
      <w:r>
        <w:t>Security shall be implemented in the backend. Frontend restrictions are usability helpers, not security controls. The system handles industrial operational data and user accounts; it shall therefore behave like software meant for adults.</w:t>
      </w:r>
    </w:p>
    <w:p w:rsidR="00E36CE1" w:rsidRDefault="00000000">
      <w:pPr>
        <w:pStyle w:val="Heading2"/>
      </w:pPr>
      <w:r>
        <w:t>27.1 Authentication Rules</w:t>
      </w:r>
    </w:p>
    <w:p w:rsidR="00E36CE1" w:rsidRDefault="00000000">
      <w:pPr>
        <w:pStyle w:val="ListBullet"/>
      </w:pPr>
      <w:r>
        <w:t>Passwords shall be hashed with BCrypt with strength 12 or higher.</w:t>
      </w:r>
    </w:p>
    <w:p w:rsidR="00E36CE1" w:rsidRDefault="00000000">
      <w:pPr>
        <w:pStyle w:val="ListBullet"/>
      </w:pPr>
      <w:r>
        <w:t>Access token lifetime shall be 15 minutes.</w:t>
      </w:r>
    </w:p>
    <w:p w:rsidR="00E36CE1" w:rsidRDefault="00000000">
      <w:pPr>
        <w:pStyle w:val="ListBullet"/>
      </w:pPr>
      <w:r>
        <w:t>Refresh token lifetime shall be 12 hours for MVP pilot.</w:t>
      </w:r>
    </w:p>
    <w:p w:rsidR="00E36CE1" w:rsidRDefault="00000000">
      <w:pPr>
        <w:pStyle w:val="ListBullet"/>
      </w:pPr>
      <w:r>
        <w:t>Refresh tokens shall be stored server-side as hashed token identifiers.</w:t>
      </w:r>
    </w:p>
    <w:p w:rsidR="00E36CE1" w:rsidRDefault="00000000">
      <w:pPr>
        <w:pStyle w:val="ListBullet"/>
      </w:pPr>
      <w:r>
        <w:t>Three failed login attempts within 10 minutes shall create a security audit event. Account lockout may be implemented as admin-configurable but is not mandatory for MVP.</w:t>
      </w:r>
    </w:p>
    <w:p w:rsidR="00E36CE1" w:rsidRDefault="00000000">
      <w:pPr>
        <w:pStyle w:val="ListBullet"/>
      </w:pPr>
      <w:r>
        <w:t>Default admin account shall be created only through seed script for local profile and changed before pilot deployment.</w:t>
      </w:r>
    </w:p>
    <w:p w:rsidR="00E36CE1" w:rsidRDefault="00000000">
      <w:pPr>
        <w:pStyle w:val="ListBullet"/>
        <w:rPr>
          <w:ins w:id="273" w:author="OQ-001 (Mohamed – Option B)" w:date="2026-07-04T00:00:00Z"/>
        </w:rPr>
      </w:pPr>
      <w:ins w:id="274" w:author="OQ-001 (Mohamed – Option B)" w:date="2026-07-04T00:00:00Z">
        <w:r>
          <w:t>OQ-001 resolution (2026-07-04): the refresh token shall be transported exclusively as an HttpOnly, Secure, SameSite=Strict cookie set by the backend; it shall never appear in a JSON response body, request body, or URL.</w:t>
        </w:r>
      </w:ins>
    </w:p>
    <w:p w:rsidR="00E36CE1" w:rsidRDefault="00000000">
      <w:pPr>
        <w:pStyle w:val="ListBullet"/>
        <w:rPr>
          <w:ins w:id="275" w:author="OQ-001 (Mohamed – Option B)" w:date="2026-07-04T00:00:00Z"/>
        </w:rPr>
      </w:pPr>
      <w:ins w:id="276" w:author="OQ-001 (Mohamed – Option B)" w:date="2026-07-04T00:00:00Z">
        <w:r>
          <w:t>The access token shall be returned in the JSON response body of /auth/login and /auth/refresh and sent by the client via the Authorization: Bearer header; it shall not be stored in a cookie.</w:t>
        </w:r>
      </w:ins>
    </w:p>
    <w:p w:rsidR="00E36CE1" w:rsidRDefault="00000000">
      <w:pPr>
        <w:pStyle w:val="ListBullet"/>
        <w:rPr>
          <w:ins w:id="277" w:author="OQ-001 (Mohamed – Option B)" w:date="2026-07-04T00:00:00Z"/>
        </w:rPr>
      </w:pPr>
      <w:ins w:id="278" w:author="OQ-001 (Mohamed – Option B)" w:date="2026-07-04T00:00:00Z">
        <w:r>
          <w:t>CSRF protection shall be enforced on cookie-authenticated state-changing endpoints, at minimum /auth/refresh and /auth/logout, using a synchronizer or double-submit token header validated server-side; safe (GET) requests are exempt.</w:t>
        </w:r>
      </w:ins>
    </w:p>
    <w:p w:rsidR="00E36CE1" w:rsidRDefault="00000000">
      <w:pPr>
        <w:pStyle w:val="ListBullet"/>
        <w:rPr>
          <w:ins w:id="279" w:author="OQ-001 (Mohamed – Option B)" w:date="2026-07-04T00:00:00Z"/>
        </w:rPr>
      </w:pPr>
      <w:ins w:id="280" w:author="OQ-001 (Mohamed – Option B)" w:date="2026-07-04T00:00:00Z">
        <w:r>
          <w:t>CORS shall restrict allowed origins to the deployed frontend origin. The Docker Compose pilot topology (Section 11) serves frontend and backend under one nginx origin, which avoids cross-origin cookie handling; if frontend and backend are ever split across origins, SameSite=None and the CSRF controls above shall be reassessed before release.</w:t>
        </w:r>
      </w:ins>
    </w:p>
    <w:p w:rsidR="00E36CE1" w:rsidRDefault="00000000">
      <w:pPr>
        <w:pStyle w:val="Heading2"/>
      </w:pPr>
      <w:r>
        <w:t>27.2 Audit Events</w:t>
      </w:r>
    </w:p>
    <w:tbl>
      <w:tblPr>
        <w:tblStyle w:val="TableGrid"/>
        <w:tblW w:w="0" w:type="auto"/>
        <w:jc w:val="center"/>
        <w:tblLook w:val="04A0" w:firstRow="1" w:lastRow="0" w:firstColumn="1" w:lastColumn="0" w:noHBand="0" w:noVBand="1"/>
      </w:tblPr>
      <w:tblGrid>
        <w:gridCol w:w="3134"/>
        <w:gridCol w:w="6865"/>
      </w:tblGrid>
      <w:tr w:rsidR="00E36CE1">
        <w:trPr>
          <w:tblHeader/>
          <w:jc w:val="center"/>
        </w:trPr>
        <w:tc>
          <w:tcPr>
            <w:tcW w:w="3168" w:type="dxa"/>
            <w:shd w:val="clear" w:color="auto" w:fill="D9EAF7"/>
          </w:tcPr>
          <w:p w:rsidR="00E36CE1" w:rsidRDefault="00000000">
            <w:pPr>
              <w:spacing w:after="0"/>
            </w:pPr>
            <w:r>
              <w:rPr>
                <w:b/>
                <w:sz w:val="15"/>
              </w:rPr>
              <w:t>Event type</w:t>
            </w:r>
          </w:p>
        </w:tc>
        <w:tc>
          <w:tcPr>
            <w:tcW w:w="7344" w:type="dxa"/>
            <w:shd w:val="clear" w:color="auto" w:fill="D9EAF7"/>
          </w:tcPr>
          <w:p w:rsidR="00E36CE1" w:rsidRDefault="00000000">
            <w:pPr>
              <w:spacing w:after="0"/>
            </w:pPr>
            <w:r>
              <w:rPr>
                <w:b/>
                <w:sz w:val="15"/>
              </w:rPr>
              <w:t>Required fields</w:t>
            </w:r>
          </w:p>
        </w:tc>
      </w:tr>
      <w:tr w:rsidR="00E36CE1">
        <w:trPr>
          <w:jc w:val="center"/>
        </w:trPr>
        <w:tc>
          <w:tcPr>
            <w:tcW w:w="3168" w:type="dxa"/>
          </w:tcPr>
          <w:p w:rsidR="00E36CE1" w:rsidRDefault="00000000">
            <w:pPr>
              <w:spacing w:after="0"/>
            </w:pPr>
            <w:r>
              <w:rPr>
                <w:sz w:val="15"/>
              </w:rPr>
              <w:t>LOGIN_SUCCESS</w:t>
            </w:r>
          </w:p>
        </w:tc>
        <w:tc>
          <w:tcPr>
            <w:tcW w:w="7344" w:type="dxa"/>
          </w:tcPr>
          <w:p w:rsidR="00E36CE1" w:rsidRDefault="00000000">
            <w:pPr>
              <w:spacing w:after="0"/>
            </w:pPr>
            <w:r>
              <w:rPr>
                <w:sz w:val="15"/>
              </w:rPr>
              <w:t>user_id, timestamp, IP address, user agent.</w:t>
            </w:r>
          </w:p>
        </w:tc>
      </w:tr>
      <w:tr w:rsidR="00E36CE1">
        <w:trPr>
          <w:jc w:val="center"/>
        </w:trPr>
        <w:tc>
          <w:tcPr>
            <w:tcW w:w="3168" w:type="dxa"/>
          </w:tcPr>
          <w:p w:rsidR="00E36CE1" w:rsidRDefault="00000000">
            <w:pPr>
              <w:spacing w:after="0"/>
            </w:pPr>
            <w:r>
              <w:rPr>
                <w:sz w:val="15"/>
              </w:rPr>
              <w:t>LOGIN_FAILURE</w:t>
            </w:r>
          </w:p>
        </w:tc>
        <w:tc>
          <w:tcPr>
            <w:tcW w:w="7344" w:type="dxa"/>
          </w:tcPr>
          <w:p w:rsidR="00E36CE1" w:rsidRDefault="00000000">
            <w:pPr>
              <w:spacing w:after="0"/>
            </w:pPr>
            <w:r>
              <w:rPr>
                <w:sz w:val="15"/>
              </w:rPr>
              <w:t>email, timestamp, IP address, reason.</w:t>
            </w:r>
          </w:p>
        </w:tc>
      </w:tr>
      <w:tr w:rsidR="00E36CE1">
        <w:trPr>
          <w:jc w:val="center"/>
        </w:trPr>
        <w:tc>
          <w:tcPr>
            <w:tcW w:w="3168" w:type="dxa"/>
          </w:tcPr>
          <w:p w:rsidR="00E36CE1" w:rsidRDefault="00000000">
            <w:pPr>
              <w:spacing w:after="0"/>
            </w:pPr>
            <w:r>
              <w:rPr>
                <w:sz w:val="15"/>
              </w:rPr>
              <w:t>USER_ROLE_CHANGED</w:t>
            </w:r>
          </w:p>
        </w:tc>
        <w:tc>
          <w:tcPr>
            <w:tcW w:w="7344" w:type="dxa"/>
          </w:tcPr>
          <w:p w:rsidR="00E36CE1" w:rsidRDefault="00000000">
            <w:pPr>
              <w:spacing w:after="0"/>
            </w:pPr>
            <w:r>
              <w:rPr>
                <w:sz w:val="15"/>
              </w:rPr>
              <w:t>admin_id, target_user_id, old_roles, new_roles.</w:t>
            </w:r>
          </w:p>
        </w:tc>
      </w:tr>
      <w:tr w:rsidR="00E36CE1">
        <w:trPr>
          <w:jc w:val="center"/>
        </w:trPr>
        <w:tc>
          <w:tcPr>
            <w:tcW w:w="3168" w:type="dxa"/>
          </w:tcPr>
          <w:p w:rsidR="00E36CE1" w:rsidRDefault="00000000">
            <w:pPr>
              <w:spacing w:after="0"/>
            </w:pPr>
            <w:r>
              <w:rPr>
                <w:sz w:val="15"/>
              </w:rPr>
              <w:t>CSV_IMPORT_STARTED</w:t>
            </w:r>
          </w:p>
        </w:tc>
        <w:tc>
          <w:tcPr>
            <w:tcW w:w="7344" w:type="dxa"/>
          </w:tcPr>
          <w:p w:rsidR="00E36CE1" w:rsidRDefault="00000000">
            <w:pPr>
              <w:spacing w:after="0"/>
            </w:pPr>
            <w:r>
              <w:rPr>
                <w:sz w:val="15"/>
              </w:rPr>
              <w:t>user_id, import_type, filename, file_hash.</w:t>
            </w:r>
          </w:p>
        </w:tc>
      </w:tr>
      <w:tr w:rsidR="00E36CE1">
        <w:trPr>
          <w:jc w:val="center"/>
        </w:trPr>
        <w:tc>
          <w:tcPr>
            <w:tcW w:w="3168" w:type="dxa"/>
          </w:tcPr>
          <w:p w:rsidR="00E36CE1" w:rsidRDefault="00000000">
            <w:pPr>
              <w:spacing w:after="0"/>
            </w:pPr>
            <w:r>
              <w:rPr>
                <w:sz w:val="15"/>
              </w:rPr>
              <w:t>CSV_IMPORT_FAILED</w:t>
            </w:r>
          </w:p>
        </w:tc>
        <w:tc>
          <w:tcPr>
            <w:tcW w:w="7344" w:type="dxa"/>
          </w:tcPr>
          <w:p w:rsidR="00E36CE1" w:rsidRDefault="00000000">
            <w:pPr>
              <w:spacing w:after="0"/>
            </w:pPr>
            <w:r>
              <w:rPr>
                <w:sz w:val="15"/>
              </w:rPr>
              <w:t>user_id, import_job_id, error_count.</w:t>
            </w:r>
          </w:p>
        </w:tc>
      </w:tr>
      <w:tr w:rsidR="00E36CE1">
        <w:trPr>
          <w:jc w:val="center"/>
        </w:trPr>
        <w:tc>
          <w:tcPr>
            <w:tcW w:w="3168" w:type="dxa"/>
          </w:tcPr>
          <w:p w:rsidR="00E36CE1" w:rsidRDefault="00000000">
            <w:pPr>
              <w:spacing w:after="0"/>
            </w:pPr>
            <w:r>
              <w:rPr>
                <w:sz w:val="15"/>
              </w:rPr>
              <w:t>CSV_IMPORT_COMMITTED</w:t>
            </w:r>
          </w:p>
        </w:tc>
        <w:tc>
          <w:tcPr>
            <w:tcW w:w="7344" w:type="dxa"/>
          </w:tcPr>
          <w:p w:rsidR="00E36CE1" w:rsidRDefault="00000000">
            <w:pPr>
              <w:spacing w:after="0"/>
            </w:pPr>
            <w:r>
              <w:rPr>
                <w:sz w:val="15"/>
              </w:rPr>
              <w:t>user_id, import_job_id, row_count.</w:t>
            </w:r>
          </w:p>
        </w:tc>
      </w:tr>
      <w:tr w:rsidR="00E36CE1">
        <w:trPr>
          <w:jc w:val="center"/>
        </w:trPr>
        <w:tc>
          <w:tcPr>
            <w:tcW w:w="3168" w:type="dxa"/>
          </w:tcPr>
          <w:p w:rsidR="00E36CE1" w:rsidRDefault="00000000">
            <w:pPr>
              <w:spacing w:after="0"/>
            </w:pPr>
            <w:r>
              <w:rPr>
                <w:sz w:val="15"/>
              </w:rPr>
              <w:t>ANOMALY_STATUS_CHANGED</w:t>
            </w:r>
          </w:p>
        </w:tc>
        <w:tc>
          <w:tcPr>
            <w:tcW w:w="7344" w:type="dxa"/>
          </w:tcPr>
          <w:p w:rsidR="00E36CE1" w:rsidRDefault="00000000">
            <w:pPr>
              <w:spacing w:after="0"/>
            </w:pPr>
            <w:r>
              <w:rPr>
                <w:sz w:val="15"/>
              </w:rPr>
              <w:t>user_id, anomaly_id, old_status, new_status.</w:t>
            </w:r>
          </w:p>
        </w:tc>
      </w:tr>
      <w:tr w:rsidR="00E36CE1">
        <w:trPr>
          <w:jc w:val="center"/>
        </w:trPr>
        <w:tc>
          <w:tcPr>
            <w:tcW w:w="3168" w:type="dxa"/>
          </w:tcPr>
          <w:p w:rsidR="00E36CE1" w:rsidRDefault="00000000">
            <w:pPr>
              <w:spacing w:after="0"/>
            </w:pPr>
            <w:r>
              <w:rPr>
                <w:sz w:val="15"/>
              </w:rPr>
              <w:t>TICKET_STATUS_CHANGED</w:t>
            </w:r>
          </w:p>
        </w:tc>
        <w:tc>
          <w:tcPr>
            <w:tcW w:w="7344" w:type="dxa"/>
          </w:tcPr>
          <w:p w:rsidR="00E36CE1" w:rsidRDefault="00000000">
            <w:pPr>
              <w:spacing w:after="0"/>
            </w:pPr>
            <w:r>
              <w:rPr>
                <w:sz w:val="15"/>
              </w:rPr>
              <w:t>user_id, ticket_id, old_status, new_status.</w:t>
            </w:r>
          </w:p>
        </w:tc>
      </w:tr>
      <w:tr w:rsidR="00E36CE1">
        <w:trPr>
          <w:jc w:val="center"/>
        </w:trPr>
        <w:tc>
          <w:tcPr>
            <w:tcW w:w="3168" w:type="dxa"/>
          </w:tcPr>
          <w:p w:rsidR="00E36CE1" w:rsidRDefault="00000000">
            <w:pPr>
              <w:spacing w:after="0"/>
            </w:pPr>
            <w:r>
              <w:rPr>
                <w:sz w:val="15"/>
              </w:rPr>
              <w:t>REPORT_GENERATED</w:t>
            </w:r>
          </w:p>
        </w:tc>
        <w:tc>
          <w:tcPr>
            <w:tcW w:w="7344" w:type="dxa"/>
          </w:tcPr>
          <w:p w:rsidR="00E36CE1" w:rsidRDefault="00000000">
            <w:pPr>
              <w:spacing w:after="0"/>
            </w:pPr>
            <w:r>
              <w:rPr>
                <w:sz w:val="15"/>
              </w:rPr>
              <w:t>user_id, report_id, filters.</w:t>
            </w:r>
          </w:p>
        </w:tc>
      </w:tr>
      <w:tr w:rsidR="00E36CE1">
        <w:trPr>
          <w:jc w:val="center"/>
          <w:ins w:id="281" w:author="OQ-002 (Mohamed – Option C)" w:date="2026-07-04T00:00:00Z"/>
        </w:trPr>
        <w:tc>
          <w:tcPr>
            <w:tcW w:w="3168" w:type="dxa"/>
          </w:tcPr>
          <w:p w:rsidR="00E36CE1" w:rsidRDefault="00000000">
            <w:pPr>
              <w:spacing w:after="0"/>
            </w:pPr>
            <w:ins w:id="282" w:author="OQ-002 (Mohamed – Option C)" w:date="2026-07-04T00:00:00Z">
              <w:r>
                <w:rPr>
                  <w:sz w:val="15"/>
                </w:rPr>
                <w:t>PASSWORD_RESET_REQUESTED</w:t>
              </w:r>
            </w:ins>
          </w:p>
        </w:tc>
        <w:tc>
          <w:tcPr>
            <w:tcW w:w="7344" w:type="dxa"/>
          </w:tcPr>
          <w:p w:rsidR="00E36CE1" w:rsidRDefault="00000000">
            <w:pPr>
              <w:spacing w:after="0"/>
            </w:pPr>
            <w:ins w:id="283" w:author="OQ-002 (Mohamed – Option C)" w:date="2026-07-04T00:00:00Z">
              <w:r>
                <w:rPr>
                  <w:sz w:val="15"/>
                </w:rPr>
                <w:t>target_user_id, source (SELF_SERVICE or ADMIN), admin_id when admin-triggered, timestamp, IP address.</w:t>
              </w:r>
            </w:ins>
          </w:p>
        </w:tc>
      </w:tr>
      <w:tr w:rsidR="00E36CE1">
        <w:trPr>
          <w:jc w:val="center"/>
          <w:ins w:id="284" w:author="OQ-002 (Mohamed – Option C)" w:date="2026-07-04T00:00:00Z"/>
        </w:trPr>
        <w:tc>
          <w:tcPr>
            <w:tcW w:w="3168" w:type="dxa"/>
          </w:tcPr>
          <w:p w:rsidR="00E36CE1" w:rsidRDefault="00000000">
            <w:pPr>
              <w:spacing w:after="0"/>
            </w:pPr>
            <w:ins w:id="285" w:author="OQ-002 (Mohamed – Option C)" w:date="2026-07-04T00:00:00Z">
              <w:r>
                <w:rPr>
                  <w:sz w:val="15"/>
                </w:rPr>
                <w:t>PASSWORD_RESET_COMPLETED</w:t>
              </w:r>
            </w:ins>
          </w:p>
        </w:tc>
        <w:tc>
          <w:tcPr>
            <w:tcW w:w="7344" w:type="dxa"/>
          </w:tcPr>
          <w:p w:rsidR="00E36CE1" w:rsidRDefault="00000000">
            <w:pPr>
              <w:spacing w:after="0"/>
            </w:pPr>
            <w:ins w:id="286" w:author="OQ-002 (Mohamed – Option C)" w:date="2026-07-04T00:00:00Z">
              <w:r>
                <w:rPr>
                  <w:sz w:val="15"/>
                </w:rPr>
                <w:t>user_id, timestamp, IP address.</w:t>
              </w:r>
            </w:ins>
          </w:p>
        </w:tc>
      </w:tr>
      <w:tr w:rsidR="00E36CE1">
        <w:trPr>
          <w:jc w:val="center"/>
          <w:ins w:id="287" w:author="OQ-006 (Mohamed – Option A)" w:date="2026-07-05T00:00:00Z"/>
        </w:trPr>
        <w:tc>
          <w:tcPr>
            <w:tcW w:w="3168" w:type="dxa"/>
          </w:tcPr>
          <w:p w:rsidR="00E36CE1" w:rsidRDefault="00000000">
            <w:pPr>
              <w:spacing w:after="0"/>
            </w:pPr>
            <w:ins w:id="288" w:author="OQ-006 (Mohamed – Option A)" w:date="2026-07-05T00:00:00Z">
              <w:r>
                <w:rPr>
                  <w:sz w:val="15"/>
                </w:rPr>
                <w:t>CSV_IMPORT_CORRECTED</w:t>
              </w:r>
            </w:ins>
          </w:p>
        </w:tc>
        <w:tc>
          <w:tcPr>
            <w:tcW w:w="7344" w:type="dxa"/>
          </w:tcPr>
          <w:p w:rsidR="00E36CE1" w:rsidRDefault="00000000">
            <w:pPr>
              <w:spacing w:after="0"/>
            </w:pPr>
            <w:ins w:id="289" w:author="OQ-006 (Mohamed – Option A)" w:date="2026-07-05T00:00:00Z">
              <w:r>
                <w:rPr>
                  <w:sz w:val="15"/>
                </w:rPr>
                <w:t>admin_id, correction_job_id, corrected_job_id, timestamp.</w:t>
              </w:r>
            </w:ins>
          </w:p>
        </w:tc>
      </w:tr>
      <w:tr w:rsidR="00E36CE1">
        <w:trPr>
          <w:jc w:val="center"/>
          <w:ins w:id="290" w:author="OQ-006 (Mohamed – Option A)" w:date="2026-07-05T00:00:00Z"/>
        </w:trPr>
        <w:tc>
          <w:tcPr>
            <w:tcW w:w="3168" w:type="dxa"/>
          </w:tcPr>
          <w:p w:rsidR="00E36CE1" w:rsidRDefault="00000000">
            <w:pPr>
              <w:spacing w:after="0"/>
            </w:pPr>
            <w:ins w:id="291" w:author="OQ-006 (Mohamed – Option A)" w:date="2026-07-05T00:00:00Z">
              <w:r>
                <w:rPr>
                  <w:sz w:val="15"/>
                </w:rPr>
                <w:t>CSV_IMPORT_ROLLED_BACK</w:t>
              </w:r>
            </w:ins>
          </w:p>
        </w:tc>
        <w:tc>
          <w:tcPr>
            <w:tcW w:w="7344" w:type="dxa"/>
          </w:tcPr>
          <w:p w:rsidR="00E36CE1" w:rsidRDefault="00000000">
            <w:pPr>
              <w:spacing w:after="0"/>
            </w:pPr>
            <w:ins w:id="292" w:author="OQ-006 (Mohamed – Option A)" w:date="2026-07-05T00:00:00Z">
              <w:r>
                <w:rPr>
                  <w:sz w:val="15"/>
                </w:rPr>
                <w:t>admin_id, import_job_id, reason, timestamp.</w:t>
              </w:r>
            </w:ins>
          </w:p>
        </w:tc>
      </w:tr>
      <w:tr w:rsidR="00E36CE1">
        <w:trPr>
          <w:jc w:val="center"/>
          <w:ins w:id="293" w:author="OQ-003 (Mohamed – Option A)" w:date="2026-07-05T00:00:00Z"/>
        </w:trPr>
        <w:tc>
          <w:tcPr>
            <w:tcW w:w="3168" w:type="dxa"/>
          </w:tcPr>
          <w:p w:rsidR="00E36CE1" w:rsidRDefault="00000000">
            <w:pPr>
              <w:spacing w:after="0"/>
            </w:pPr>
            <w:ins w:id="294" w:author="OQ-003 (Mohamed – Option A)" w:date="2026-07-05T00:00:00Z">
              <w:r>
                <w:rPr>
                  <w:sz w:val="15"/>
                </w:rPr>
                <w:t>THRESHOLD_DELEGATION_CHANGED</w:t>
              </w:r>
            </w:ins>
          </w:p>
        </w:tc>
        <w:tc>
          <w:tcPr>
            <w:tcW w:w="7344" w:type="dxa"/>
          </w:tcPr>
          <w:p w:rsidR="00E36CE1" w:rsidRDefault="00000000">
            <w:pPr>
              <w:spacing w:after="0"/>
            </w:pPr>
            <w:ins w:id="295" w:author="OQ-003 (Mohamed – Option A)" w:date="2026-07-05T00:00:00Z">
              <w:r>
                <w:rPr>
                  <w:sz w:val="15"/>
                </w:rPr>
                <w:t>admin_id, old_value, new_value, timestamp.</w:t>
              </w:r>
            </w:ins>
          </w:p>
        </w:tc>
      </w:tr>
      <w:tr w:rsidR="00E36CE1">
        <w:trPr>
          <w:jc w:val="center"/>
          <w:ins w:id="296" w:author="OQ-003 (Mohamed – Option A)" w:date="2026-07-05T00:00:00Z"/>
        </w:trPr>
        <w:tc>
          <w:tcPr>
            <w:tcW w:w="3168" w:type="dxa"/>
          </w:tcPr>
          <w:p w:rsidR="00E36CE1" w:rsidRDefault="00000000">
            <w:pPr>
              <w:spacing w:after="0"/>
            </w:pPr>
            <w:ins w:id="297" w:author="OQ-003 (Mohamed – Option A)" w:date="2026-07-05T00:00:00Z">
              <w:r>
                <w:rPr>
                  <w:sz w:val="15"/>
                </w:rPr>
                <w:t>THRESHOLD_CHANGED</w:t>
              </w:r>
            </w:ins>
          </w:p>
        </w:tc>
        <w:tc>
          <w:tcPr>
            <w:tcW w:w="7344" w:type="dxa"/>
          </w:tcPr>
          <w:p w:rsidR="00E36CE1" w:rsidRDefault="00000000">
            <w:pPr>
              <w:spacing w:after="0"/>
            </w:pPr>
            <w:ins w:id="298" w:author="OQ-003 (Mohamed – Option A)" w:date="2026-07-05T00:00:00Z">
              <w:r>
                <w:rPr>
                  <w:sz w:val="15"/>
                </w:rPr>
                <w:t>user_id, threshold_id, old_values, new_values, timestamp.</w:t>
              </w:r>
            </w:ins>
          </w:p>
        </w:tc>
      </w:tr>
      <w:tr w:rsidR="00E36CE1">
        <w:trPr>
          <w:jc w:val="center"/>
          <w:ins w:id="299" w:author="OQ-011 (Mohamed – Option B)" w:date="2026-07-05T00:00:00Z"/>
        </w:trPr>
        <w:tc>
          <w:tcPr>
            <w:tcW w:w="3168" w:type="dxa"/>
          </w:tcPr>
          <w:p w:rsidR="00E36CE1" w:rsidRDefault="00000000">
            <w:pPr>
              <w:spacing w:after="0"/>
            </w:pPr>
            <w:ins w:id="300" w:author="OQ-011 (Mohamed – Option B)" w:date="2026-07-05T00:00:00Z">
              <w:r>
                <w:rPr>
                  <w:sz w:val="15"/>
                </w:rPr>
                <w:t>RETENTION_PURGE_EXECUTED</w:t>
              </w:r>
            </w:ins>
          </w:p>
        </w:tc>
        <w:tc>
          <w:tcPr>
            <w:tcW w:w="7344" w:type="dxa"/>
          </w:tcPr>
          <w:p w:rsidR="00E36CE1" w:rsidRDefault="00000000">
            <w:pPr>
              <w:spacing w:after="0"/>
            </w:pPr>
            <w:ins w:id="301" w:author="OQ-011 (Mohamed – Option B)" w:date="2026-07-05T00:00:00Z">
              <w:r>
                <w:rPr>
                  <w:sz w:val="15"/>
                </w:rPr>
                <w:t>admin_id, scope (OPERATIONAL or AUDIT), date bounds, rows deleted per table, timestamp.</w:t>
              </w:r>
            </w:ins>
          </w:p>
        </w:tc>
      </w:tr>
    </w:tbl>
    <w:p w:rsidR="00E36CE1" w:rsidRDefault="00E36CE1"/>
    <w:p w:rsidR="00E36CE1" w:rsidRDefault="00000000">
      <w:pPr>
        <w:pStyle w:val="Heading2"/>
      </w:pPr>
      <w:r>
        <w:t>27.3 Privacy Rules</w:t>
      </w:r>
    </w:p>
    <w:p w:rsidR="00E36CE1" w:rsidRDefault="00000000">
      <w:pPr>
        <w:pStyle w:val="ListBullet"/>
      </w:pPr>
      <w:r>
        <w:t>The MVP shall store only user work identity data: name, email, role and status.</w:t>
      </w:r>
    </w:p>
    <w:p w:rsidR="00E36CE1" w:rsidRDefault="00000000">
      <w:pPr>
        <w:pStyle w:val="ListBullet"/>
      </w:pPr>
      <w:r>
        <w:t>No health data, biometric data or private employee performance scoring shall be collected.</w:t>
      </w:r>
    </w:p>
    <w:p w:rsidR="00E36CE1" w:rsidRDefault="00000000">
      <w:pPr>
        <w:pStyle w:val="ListBullet"/>
      </w:pPr>
      <w:r>
        <w:t>Operator names shall not be required in production CSV templates.</w:t>
      </w:r>
    </w:p>
    <w:p w:rsidR="00E36CE1" w:rsidRDefault="00000000">
      <w:pPr>
        <w:pStyle w:val="ListBullet"/>
      </w:pPr>
      <w:r>
        <w:t>Audit logs shall be accessible only to ADMIN role.</w:t>
      </w:r>
    </w:p>
    <w:p w:rsidR="00E36CE1" w:rsidRDefault="00000000">
      <w:pPr>
        <w:pStyle w:val="ListBullet"/>
      </w:pPr>
      <w:del w:id="302" w:author="OQ-011 (Mohamed – Option B)" w:date="2026-07-05T00:00:00Z">
        <w:r>
          <w:delText>Data retention default shall be 24 months for operational records and 36 months for audit events unless pilot sponsor specifies another policy.</w:delText>
        </w:r>
      </w:del>
      <w:ins w:id="303" w:author="OQ-011 (Mohamed – Option B)" w:date="2026-07-05T00:00:00Z">
        <w:r>
          <w:t>Data retention default shall be 24 months for operational records and 36 months for audit events unless pilot sponsor specifies another policy. Enforcement is the manual purge procedure of Section 27.5; no automatic purge exists in the MVP.</w:t>
        </w:r>
      </w:ins>
    </w:p>
    <w:p w:rsidR="00E36CE1" w:rsidRDefault="00000000">
      <w:pPr>
        <w:pStyle w:val="Heading2"/>
        <w:rPr>
          <w:ins w:id="304" w:author="OQ-002 (Mohamed – Option C)" w:date="2026-07-04T00:00:00Z"/>
        </w:rPr>
      </w:pPr>
      <w:ins w:id="305" w:author="OQ-002 (Mohamed – Option C)" w:date="2026-07-04T00:00:00Z">
        <w:r>
          <w:t>27.4 Password Reset Flow (OQ-002)</w:t>
        </w:r>
      </w:ins>
    </w:p>
    <w:p w:rsidR="00E36CE1" w:rsidRDefault="00000000">
      <w:pPr>
        <w:spacing w:after="120"/>
        <w:rPr>
          <w:ins w:id="306" w:author="OQ-002 (Mohamed – Option C)" w:date="2026-07-04T00:00:00Z"/>
        </w:rPr>
      </w:pPr>
      <w:ins w:id="307" w:author="OQ-002 (Mohamed – Option C)" w:date="2026-07-04T00:00:00Z">
        <w:r>
          <w:t>OQ-002 resolution (2026-07-04): password reset is delivered by email as a one-time link. The same mechanism serves user self-service and the admin trigger required by S-01.</w:t>
        </w:r>
      </w:ins>
    </w:p>
    <w:p w:rsidR="00E36CE1" w:rsidRDefault="00000000">
      <w:pPr>
        <w:pStyle w:val="ListBullet"/>
        <w:rPr>
          <w:ins w:id="308" w:author="OQ-002 (Mohamed – Option C)" w:date="2026-07-04T00:00:00Z"/>
        </w:rPr>
      </w:pPr>
      <w:ins w:id="309" w:author="OQ-002 (Mohamed – Option C)" w:date="2026-07-04T00:00:00Z">
        <w:r>
          <w:t>Reset tokens shall be random values of at least 128 bits, stored server-side only as hashes, single-use, and valid for 60 minutes.</w:t>
        </w:r>
      </w:ins>
    </w:p>
    <w:p w:rsidR="00E36CE1" w:rsidRDefault="00000000">
      <w:pPr>
        <w:pStyle w:val="ListBullet"/>
        <w:rPr>
          <w:ins w:id="310" w:author="OQ-002 (Mohamed – Option C)" w:date="2026-07-04T00:00:00Z"/>
        </w:rPr>
      </w:pPr>
      <w:ins w:id="311" w:author="OQ-002 (Mohamed – Option C)" w:date="2026-07-04T00:00:00Z">
        <w:r>
          <w:t>Requesting a reset shall never invalidate the current password or active sessions; otherwise anyone could lock out any user by submitting their email. Only a successful confirm changes credentials.</w:t>
        </w:r>
      </w:ins>
    </w:p>
    <w:p w:rsidR="00E36CE1" w:rsidRDefault="00000000">
      <w:pPr>
        <w:pStyle w:val="ListBullet"/>
        <w:rPr>
          <w:ins w:id="312" w:author="OQ-002 (Mohamed – Option C)" w:date="2026-07-04T00:00:00Z"/>
        </w:rPr>
      </w:pPr>
      <w:ins w:id="313" w:author="OQ-002 (Mohamed – Option C)" w:date="2026-07-04T00:00:00Z">
        <w:r>
          <w:t>A successful confirm shall set the new password and revoke all refresh tokens of the account, so a possibly hijacked session does not survive the reset.</w:t>
        </w:r>
      </w:ins>
    </w:p>
    <w:p w:rsidR="00E36CE1" w:rsidRDefault="00000000">
      <w:pPr>
        <w:pStyle w:val="ListBullet"/>
        <w:rPr>
          <w:ins w:id="314" w:author="OQ-002 (Mohamed – Option C)" w:date="2026-07-04T00:00:00Z"/>
        </w:rPr>
      </w:pPr>
      <w:ins w:id="315" w:author="OQ-002 (Mohamed – Option C)" w:date="2026-07-04T00:00:00Z">
        <w:r>
          <w:t>The reset link shall carry the token in the URL fragment (#), not in a query parameter, so the token never appears in frontend or proxy access logs. The frontend reads the fragment and submits the token in the POST body.</w:t>
        </w:r>
      </w:ins>
    </w:p>
    <w:p w:rsidR="00E36CE1" w:rsidRDefault="00000000">
      <w:pPr>
        <w:pStyle w:val="ListBullet"/>
        <w:rPr>
          <w:ins w:id="316" w:author="OQ-002 (Mohamed – Option C)" w:date="2026-07-04T00:00:00Z"/>
        </w:rPr>
      </w:pPr>
      <w:ins w:id="317" w:author="OQ-002 (Mohamed – Option C)" w:date="2026-07-04T00:00:00Z">
        <w:r>
          <w:t>The request endpoint shall respond 202 with an identical body whether or not the email matches an account, and shall be rate-limited per address and per IP in the pilot profile.</w:t>
        </w:r>
      </w:ins>
    </w:p>
    <w:p w:rsidR="00E36CE1" w:rsidRDefault="00000000">
      <w:pPr>
        <w:pStyle w:val="ListBullet"/>
        <w:rPr>
          <w:ins w:id="318" w:author="OQ-002 (Mohamed – Option C)" w:date="2026-07-04T00:00:00Z"/>
        </w:rPr>
      </w:pPr>
      <w:ins w:id="319" w:author="OQ-002 (Mohamed – Option C)" w:date="2026-07-04T00:00:00Z">
        <w:r>
          <w:t>Reset emails shall be German, built from APP_BASE_URL, and sent through the configured SMTP relay; the local profile uses the mailpit development catcher (Section 29.2).</w:t>
        </w:r>
      </w:ins>
    </w:p>
    <w:p w:rsidR="00E36CE1" w:rsidRDefault="00000000">
      <w:pPr>
        <w:pStyle w:val="ListBullet"/>
        <w:rPr>
          <w:ins w:id="320" w:author="OQ-002 (Mohamed – Option C)" w:date="2026-07-04T00:00:00Z"/>
        </w:rPr>
      </w:pPr>
      <w:ins w:id="321" w:author="OQ-002 (Mohamed – Option C)" w:date="2026-07-04T00:00:00Z">
        <w:r>
          <w:t>Admins shall never see, choose, or receive a user password or reset token. Reset tokens shall never appear in logs, consistent with the credential logging rules above.</w:t>
        </w:r>
      </w:ins>
    </w:p>
    <w:p w:rsidR="00E36CE1" w:rsidRDefault="00000000">
      <w:pPr>
        <w:pStyle w:val="Heading2"/>
        <w:rPr>
          <w:ins w:id="322" w:author="OQ-011 (Mohamed – Option B)" w:date="2026-07-05T00:00:00Z"/>
        </w:rPr>
      </w:pPr>
      <w:ins w:id="323" w:author="OQ-011 (Mohamed – Option B)" w:date="2026-07-05T00:00:00Z">
        <w:r>
          <w:t>27.5 Retention Purge (OQ-011)</w:t>
        </w:r>
      </w:ins>
    </w:p>
    <w:p w:rsidR="00E36CE1" w:rsidRDefault="00000000">
      <w:pPr>
        <w:spacing w:after="120"/>
        <w:rPr>
          <w:ins w:id="324" w:author="OQ-011 (Mohamed – Option B)" w:date="2026-07-05T00:00:00Z"/>
        </w:rPr>
      </w:pPr>
      <w:ins w:id="325" w:author="OQ-011 (Mohamed – Option B)" w:date="2026-07-05T00:00:00Z">
        <w:r>
          <w:t>OQ-011 resolution (2026-07-05): retention is enforced by a documented manual operation, not by a scheduler. The pilot starts with zero data; nothing can reach the 24/36-month limits during the pilot's lifetime, so an automatic purge job would be untestable dead code freezing a policy Section 27.3 declares sponsor-revisable.</w:t>
        </w:r>
      </w:ins>
    </w:p>
    <w:p w:rsidR="00E36CE1" w:rsidRDefault="00000000">
      <w:pPr>
        <w:pStyle w:val="ListBullet"/>
        <w:rPr>
          <w:ins w:id="326" w:author="OQ-011 (Mohamed – Option B)" w:date="2026-07-05T00:00:00Z"/>
        </w:rPr>
      </w:pPr>
      <w:ins w:id="327" w:author="OQ-011 (Mohamed – Option B)" w:date="2026-07-05T00:00:00Z">
        <w:r>
          <w:t>No automatic or scheduled purge exists in the MVP. Introducing one requires a change request after the pilot sponsor fixes the retention policy.</w:t>
        </w:r>
      </w:ins>
    </w:p>
    <w:p w:rsidR="00E36CE1" w:rsidRDefault="00000000">
      <w:pPr>
        <w:pStyle w:val="ListBullet"/>
        <w:rPr>
          <w:ins w:id="328" w:author="OQ-011 (Mohamed – Option B)" w:date="2026-07-05T00:00:00Z"/>
        </w:rPr>
      </w:pPr>
      <w:ins w:id="329" w:author="OQ-011 (Mohamed – Option B)" w:date="2026-07-05T00:00:00Z">
        <w:r>
          <w:t>Purging is an administrator operation executed with a provided SQL script, documented next to the backup and restore procedures (Section 28.1). It deletes operational records older than 24 months and audit events older than 36 months.</w:t>
        </w:r>
      </w:ins>
    </w:p>
    <w:p w:rsidR="00E36CE1" w:rsidRDefault="00000000">
      <w:pPr>
        <w:pStyle w:val="ListBullet"/>
        <w:rPr>
          <w:ins w:id="330" w:author="OQ-011 (Mohamed – Option B)" w:date="2026-07-05T00:00:00Z"/>
        </w:rPr>
      </w:pPr>
      <w:ins w:id="331" w:author="OQ-011 (Mohamed – Option B)" w:date="2026-07-05T00:00:00Z">
        <w:r>
          <w:t>Append-only reconciliation: the append-only guarantee of Section 27.2 binds the application services — no endpoint modifies or deletes audit events. Retention purging is an operations action outside the application. After execution it writes one RETENTION_PURGE_EXECUTED audit event recording admin, scope, date bounds, and rows deleted per table, so the evidence chain over the remaining data stays continuous.</w:t>
        </w:r>
      </w:ins>
    </w:p>
    <w:p w:rsidR="00E36CE1" w:rsidRDefault="00000000">
      <w:pPr>
        <w:pStyle w:val="ListBullet"/>
        <w:rPr>
          <w:ins w:id="332" w:author="OQ-011 (Mohamed – Option B)" w:date="2026-07-05T00:00:00Z"/>
        </w:rPr>
      </w:pPr>
      <w:ins w:id="333" w:author="OQ-011 (Mohamed – Option B)" w:date="2026-07-05T00:00:00Z">
        <w:r>
          <w:t>Safety rule inside the script, not in operator discipline: the script refuses to delete audit events younger than 36 months or operational records younger than 24 months, whatever bounds are passed to it.</w:t>
        </w:r>
      </w:ins>
    </w:p>
    <w:p w:rsidR="00E36CE1" w:rsidRDefault="00000000">
      <w:pPr>
        <w:pStyle w:val="ListBullet"/>
        <w:rPr>
          <w:ins w:id="334" w:author="OQ-011 (Mohamed – Option B)" w:date="2026-07-05T00:00:00Z"/>
        </w:rPr>
      </w:pPr>
      <w:ins w:id="335" w:author="OQ-011 (Mohamed – Option B)" w:date="2026-07-05T00:00:00Z">
        <w:r>
          <w:t>Report files (Section 26.3) are purged in the same pass under the 24-month operational rule and counted in the same audit event.</w:t>
        </w:r>
      </w:ins>
    </w:p>
    <w:p w:rsidR="00E36CE1" w:rsidRDefault="00000000">
      <w:r>
        <w:br w:type="page"/>
      </w:r>
    </w:p>
    <w:p w:rsidR="00E36CE1" w:rsidRDefault="00000000">
      <w:pPr>
        <w:pStyle w:val="Heading1"/>
      </w:pPr>
      <w:r>
        <w:rPr>
          <w:color w:val="1F4E79"/>
        </w:rPr>
        <w:t>28. Non-Functional Requirements</w:t>
      </w:r>
    </w:p>
    <w:tbl>
      <w:tblPr>
        <w:tblStyle w:val="TableGrid"/>
        <w:tblW w:w="0" w:type="auto"/>
        <w:jc w:val="center"/>
        <w:tblLook w:val="04A0" w:firstRow="1" w:lastRow="0" w:firstColumn="1" w:lastColumn="0" w:noHBand="0" w:noVBand="1"/>
      </w:tblPr>
      <w:tblGrid>
        <w:gridCol w:w="956"/>
        <w:gridCol w:w="4488"/>
        <w:gridCol w:w="973"/>
        <w:gridCol w:w="3582"/>
      </w:tblGrid>
      <w:tr w:rsidR="00E36CE1">
        <w:trPr>
          <w:tblHeader/>
          <w:jc w:val="center"/>
        </w:trPr>
        <w:tc>
          <w:tcPr>
            <w:tcW w:w="1008" w:type="dxa"/>
            <w:shd w:val="clear" w:color="auto" w:fill="D9EAF7"/>
          </w:tcPr>
          <w:p w:rsidR="00E36CE1" w:rsidRDefault="00000000">
            <w:pPr>
              <w:spacing w:after="0"/>
            </w:pPr>
            <w:r>
              <w:rPr>
                <w:b/>
                <w:sz w:val="14"/>
              </w:rPr>
              <w:t>ID</w:t>
            </w:r>
          </w:p>
        </w:tc>
        <w:tc>
          <w:tcPr>
            <w:tcW w:w="4896" w:type="dxa"/>
            <w:shd w:val="clear" w:color="auto" w:fill="D9EAF7"/>
          </w:tcPr>
          <w:p w:rsidR="00E36CE1" w:rsidRDefault="00000000">
            <w:pPr>
              <w:spacing w:after="0"/>
            </w:pPr>
            <w:r>
              <w:rPr>
                <w:b/>
                <w:sz w:val="14"/>
              </w:rPr>
              <w:t>Mandatory requirement</w:t>
            </w:r>
          </w:p>
        </w:tc>
        <w:tc>
          <w:tcPr>
            <w:tcW w:w="1008" w:type="dxa"/>
            <w:shd w:val="clear" w:color="auto" w:fill="D9EAF7"/>
          </w:tcPr>
          <w:p w:rsidR="00E36CE1" w:rsidRDefault="00000000">
            <w:pPr>
              <w:spacing w:after="0"/>
            </w:pPr>
            <w:r>
              <w:rPr>
                <w:b/>
                <w:sz w:val="14"/>
              </w:rPr>
              <w:t>Priority</w:t>
            </w:r>
          </w:p>
        </w:tc>
        <w:tc>
          <w:tcPr>
            <w:tcW w:w="3888" w:type="dxa"/>
            <w:shd w:val="clear" w:color="auto" w:fill="D9EAF7"/>
          </w:tcPr>
          <w:p w:rsidR="00E36CE1" w:rsidRDefault="00000000">
            <w:pPr>
              <w:spacing w:after="0"/>
            </w:pPr>
            <w:r>
              <w:rPr>
                <w:b/>
                <w:sz w:val="14"/>
              </w:rPr>
              <w:t>Acceptance criteria</w:t>
            </w:r>
          </w:p>
        </w:tc>
      </w:tr>
      <w:tr w:rsidR="00E36CE1">
        <w:trPr>
          <w:jc w:val="center"/>
        </w:trPr>
        <w:tc>
          <w:tcPr>
            <w:tcW w:w="1008" w:type="dxa"/>
          </w:tcPr>
          <w:p w:rsidR="00E36CE1" w:rsidRDefault="00000000">
            <w:pPr>
              <w:spacing w:after="0"/>
            </w:pPr>
            <w:r>
              <w:rPr>
                <w:sz w:val="14"/>
              </w:rPr>
              <w:t>NFR-01</w:t>
            </w:r>
          </w:p>
        </w:tc>
        <w:tc>
          <w:tcPr>
            <w:tcW w:w="4896" w:type="dxa"/>
          </w:tcPr>
          <w:p w:rsidR="00E36CE1" w:rsidRDefault="00000000">
            <w:pPr>
              <w:spacing w:after="0"/>
            </w:pPr>
            <w:r>
              <w:rPr>
                <w:sz w:val="14"/>
              </w:rPr>
              <w:t>Backend shall start successfully with Java 25 and Spring Boot 4.1.x using Docker Compose.</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docker compose up starts backend and health endpoint returns UP.</w:t>
            </w:r>
          </w:p>
        </w:tc>
      </w:tr>
      <w:tr w:rsidR="00E36CE1">
        <w:trPr>
          <w:jc w:val="center"/>
        </w:trPr>
        <w:tc>
          <w:tcPr>
            <w:tcW w:w="1008" w:type="dxa"/>
          </w:tcPr>
          <w:p w:rsidR="00E36CE1" w:rsidRDefault="00000000">
            <w:pPr>
              <w:spacing w:after="0"/>
            </w:pPr>
            <w:r>
              <w:rPr>
                <w:sz w:val="14"/>
              </w:rPr>
              <w:t>NFR-02</w:t>
            </w:r>
          </w:p>
        </w:tc>
        <w:tc>
          <w:tcPr>
            <w:tcW w:w="4896" w:type="dxa"/>
          </w:tcPr>
          <w:p w:rsidR="00E36CE1" w:rsidRDefault="00000000">
            <w:pPr>
              <w:spacing w:after="0"/>
            </w:pPr>
            <w:r>
              <w:rPr>
                <w:sz w:val="14"/>
              </w:rPr>
              <w:t>Dashboard summary API shall respond within 2 seconds for demo dataset and within 5 seconds for 500,000 measurement records.</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Performance test verifies timing on local pilot environment.</w:t>
            </w:r>
          </w:p>
        </w:tc>
      </w:tr>
      <w:tr w:rsidR="00E36CE1">
        <w:trPr>
          <w:jc w:val="center"/>
        </w:trPr>
        <w:tc>
          <w:tcPr>
            <w:tcW w:w="1008" w:type="dxa"/>
          </w:tcPr>
          <w:p w:rsidR="00E36CE1" w:rsidRDefault="00000000">
            <w:pPr>
              <w:spacing w:after="0"/>
            </w:pPr>
            <w:r>
              <w:rPr>
                <w:sz w:val="14"/>
              </w:rPr>
              <w:t>NFR-03</w:t>
            </w:r>
          </w:p>
        </w:tc>
        <w:tc>
          <w:tcPr>
            <w:tcW w:w="4896" w:type="dxa"/>
          </w:tcPr>
          <w:p w:rsidR="00E36CE1" w:rsidRDefault="00000000">
            <w:pPr>
              <w:spacing w:after="0"/>
            </w:pPr>
            <w:r>
              <w:rPr>
                <w:sz w:val="14"/>
              </w:rPr>
              <w:t>CSV import of 100,000 rows shall complete within 3 minutes on pilot environment.</w:t>
            </w:r>
          </w:p>
        </w:tc>
        <w:tc>
          <w:tcPr>
            <w:tcW w:w="1008" w:type="dxa"/>
          </w:tcPr>
          <w:p w:rsidR="00E36CE1" w:rsidRDefault="00000000">
            <w:pPr>
              <w:spacing w:after="0"/>
            </w:pPr>
            <w:r>
              <w:rPr>
                <w:sz w:val="14"/>
              </w:rPr>
              <w:t>Should</w:t>
            </w:r>
          </w:p>
        </w:tc>
        <w:tc>
          <w:tcPr>
            <w:tcW w:w="3888" w:type="dxa"/>
          </w:tcPr>
          <w:p w:rsidR="00E36CE1" w:rsidRDefault="00000000">
            <w:pPr>
              <w:spacing w:after="0"/>
            </w:pPr>
            <w:r>
              <w:rPr>
                <w:sz w:val="14"/>
              </w:rPr>
              <w:t>Benchmark import test records duration.</w:t>
            </w:r>
          </w:p>
        </w:tc>
      </w:tr>
      <w:tr w:rsidR="00E36CE1">
        <w:trPr>
          <w:jc w:val="center"/>
        </w:trPr>
        <w:tc>
          <w:tcPr>
            <w:tcW w:w="1008" w:type="dxa"/>
          </w:tcPr>
          <w:p w:rsidR="00E36CE1" w:rsidRDefault="00000000">
            <w:pPr>
              <w:spacing w:after="0"/>
            </w:pPr>
            <w:r>
              <w:rPr>
                <w:sz w:val="14"/>
              </w:rPr>
              <w:t>NFR-04</w:t>
            </w:r>
          </w:p>
        </w:tc>
        <w:tc>
          <w:tcPr>
            <w:tcW w:w="4896" w:type="dxa"/>
          </w:tcPr>
          <w:p w:rsidR="00E36CE1" w:rsidRDefault="00000000">
            <w:pPr>
              <w:spacing w:after="0"/>
            </w:pPr>
            <w:r>
              <w:rPr>
                <w:sz w:val="14"/>
              </w:rPr>
              <w:t>System shall support at least 25 concurrent authenticated users in MVP pilot.</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 xml:space="preserve">Load test with 25 virtual users has no 5xx errors. </w:t>
            </w:r>
          </w:p>
        </w:tc>
      </w:tr>
      <w:tr w:rsidR="00E36CE1">
        <w:trPr>
          <w:jc w:val="center"/>
        </w:trPr>
        <w:tc>
          <w:tcPr>
            <w:tcW w:w="1008" w:type="dxa"/>
          </w:tcPr>
          <w:p w:rsidR="00E36CE1" w:rsidRDefault="00000000">
            <w:pPr>
              <w:spacing w:after="0"/>
            </w:pPr>
            <w:r>
              <w:rPr>
                <w:sz w:val="14"/>
              </w:rPr>
              <w:t>NFR-05</w:t>
            </w:r>
          </w:p>
        </w:tc>
        <w:tc>
          <w:tcPr>
            <w:tcW w:w="4896" w:type="dxa"/>
          </w:tcPr>
          <w:p w:rsidR="00E36CE1" w:rsidRDefault="00000000">
            <w:pPr>
              <w:spacing w:after="0"/>
            </w:pPr>
            <w:r>
              <w:rPr>
                <w:sz w:val="14"/>
              </w:rPr>
              <w:t>All backend logs shall be structured JSON in pilot profile.</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Log entry includes timestamp, level, traceId, userId if available, message.</w:t>
            </w:r>
          </w:p>
        </w:tc>
      </w:tr>
      <w:tr w:rsidR="00E36CE1">
        <w:trPr>
          <w:jc w:val="center"/>
        </w:trPr>
        <w:tc>
          <w:tcPr>
            <w:tcW w:w="1008" w:type="dxa"/>
          </w:tcPr>
          <w:p w:rsidR="00E36CE1" w:rsidRDefault="00000000">
            <w:pPr>
              <w:spacing w:after="0"/>
            </w:pPr>
            <w:r>
              <w:rPr>
                <w:sz w:val="14"/>
              </w:rPr>
              <w:t>NFR-06</w:t>
            </w:r>
          </w:p>
        </w:tc>
        <w:tc>
          <w:tcPr>
            <w:tcW w:w="4896" w:type="dxa"/>
          </w:tcPr>
          <w:p w:rsidR="00E36CE1" w:rsidRDefault="00000000">
            <w:pPr>
              <w:spacing w:after="0"/>
            </w:pPr>
            <w:r>
              <w:rPr>
                <w:sz w:val="14"/>
              </w:rPr>
              <w:t>No endpoint shall expose stack traces or internal class names in error response.</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Security test confirms sanitized error output.</w:t>
            </w:r>
          </w:p>
        </w:tc>
      </w:tr>
      <w:tr w:rsidR="00E36CE1">
        <w:trPr>
          <w:jc w:val="center"/>
        </w:trPr>
        <w:tc>
          <w:tcPr>
            <w:tcW w:w="1008" w:type="dxa"/>
          </w:tcPr>
          <w:p w:rsidR="00E36CE1" w:rsidRDefault="00000000">
            <w:pPr>
              <w:spacing w:after="0"/>
            </w:pPr>
            <w:r>
              <w:rPr>
                <w:sz w:val="14"/>
              </w:rPr>
              <w:t>NFR-07</w:t>
            </w:r>
          </w:p>
        </w:tc>
        <w:tc>
          <w:tcPr>
            <w:tcW w:w="4896" w:type="dxa"/>
          </w:tcPr>
          <w:p w:rsidR="00E36CE1" w:rsidRDefault="00000000">
            <w:pPr>
              <w:spacing w:after="0"/>
            </w:pPr>
            <w:r>
              <w:rPr>
                <w:sz w:val="14"/>
              </w:rPr>
              <w:t>Frontend shall be usable on current Chrome, Edge and Firefox.</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Smoke test login, dashboard, import and report on all three browsers.</w:t>
            </w:r>
          </w:p>
        </w:tc>
      </w:tr>
      <w:tr w:rsidR="00E36CE1">
        <w:trPr>
          <w:jc w:val="center"/>
        </w:trPr>
        <w:tc>
          <w:tcPr>
            <w:tcW w:w="1008" w:type="dxa"/>
          </w:tcPr>
          <w:p w:rsidR="00E36CE1" w:rsidRDefault="00000000">
            <w:pPr>
              <w:spacing w:after="0"/>
            </w:pPr>
            <w:r>
              <w:rPr>
                <w:sz w:val="14"/>
              </w:rPr>
              <w:t>NFR-08</w:t>
            </w:r>
          </w:p>
        </w:tc>
        <w:tc>
          <w:tcPr>
            <w:tcW w:w="4896" w:type="dxa"/>
          </w:tcPr>
          <w:p w:rsidR="00E36CE1" w:rsidRDefault="00000000">
            <w:pPr>
              <w:spacing w:after="0"/>
            </w:pPr>
            <w:r>
              <w:rPr>
                <w:sz w:val="14"/>
              </w:rPr>
              <w:t>Backend code shall pass formatting, compilation, unit tests and integration tests through one Maven verify command.</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./mvnw clean verify passes in CI.</w:t>
            </w:r>
          </w:p>
        </w:tc>
      </w:tr>
    </w:tbl>
    <w:p w:rsidR="00E36CE1" w:rsidRDefault="00E36CE1"/>
    <w:p w:rsidR="00E36CE1" w:rsidRDefault="00000000">
      <w:pPr>
        <w:pStyle w:val="Heading2"/>
      </w:pPr>
      <w:r>
        <w:t>28.1 Availability and Backup</w:t>
      </w:r>
    </w:p>
    <w:p w:rsidR="00E36CE1" w:rsidRDefault="00000000">
      <w:pPr>
        <w:pStyle w:val="ListBullet"/>
      </w:pPr>
      <w:r>
        <w:t>MVP availability target is business-hours pilot use, not 24/7 guaranteed operation.</w:t>
      </w:r>
    </w:p>
    <w:p w:rsidR="00E36CE1" w:rsidRDefault="00000000">
      <w:pPr>
        <w:pStyle w:val="ListBullet"/>
      </w:pPr>
      <w:del w:id="336" w:author="OQ-008 (Mohamed – Option A)" w:date="2026-07-05T00:00:00Z">
        <w:r>
          <w:delText>PostgreSQL database volume shall be externalized in Docker Compose.</w:delText>
        </w:r>
      </w:del>
      <w:ins w:id="337" w:author="OQ-008 (Mohamed – Option A)" w:date="2026-07-05T00:00:00Z">
        <w:r>
          <w:t>PostgreSQL database volume and the report-files volume (Section 26.3) shall be externalized in Docker Compose, and both shall be covered by the backup and tested restore procedure below.</w:t>
        </w:r>
      </w:ins>
    </w:p>
    <w:p w:rsidR="00E36CE1" w:rsidRDefault="00000000">
      <w:pPr>
        <w:pStyle w:val="ListBullet"/>
      </w:pPr>
      <w:r>
        <w:t>A backup script shall dump PostgreSQL to compressed SQL file.</w:t>
      </w:r>
    </w:p>
    <w:p w:rsidR="00E36CE1" w:rsidRDefault="00000000">
      <w:pPr>
        <w:pStyle w:val="ListBullet"/>
      </w:pPr>
      <w:r>
        <w:t>Restore procedure shall be documented and tested once before pilot handover.</w:t>
      </w:r>
    </w:p>
    <w:p w:rsidR="00E36CE1" w:rsidRDefault="00000000">
      <w:pPr>
        <w:pStyle w:val="ListBullet"/>
        <w:rPr>
          <w:ins w:id="338" w:author="OQ-011 (Mohamed – Option B)" w:date="2026-07-05T00:00:00Z"/>
        </w:rPr>
      </w:pPr>
      <w:ins w:id="339" w:author="OQ-011 (Mohamed – Option B)" w:date="2026-07-05T00:00:00Z">
        <w:r>
          <w:t>A retention purge script implementing Section 27.5 shall be provided and documented with the backup and restore procedures. It is executed manually by an administrator and is never scheduled in the MVP.</w:t>
        </w:r>
      </w:ins>
    </w:p>
    <w:p w:rsidR="00E36CE1" w:rsidRDefault="00000000">
      <w:pPr>
        <w:pStyle w:val="ListBullet"/>
      </w:pPr>
      <w:r>
        <w:t>High availability, clustering and disaster recovery automation are out of scope.</w:t>
      </w:r>
    </w:p>
    <w:p w:rsidR="00E36CE1" w:rsidRDefault="00000000">
      <w:r>
        <w:br w:type="page"/>
      </w:r>
    </w:p>
    <w:p w:rsidR="00E36CE1" w:rsidRDefault="00000000">
      <w:pPr>
        <w:pStyle w:val="Heading1"/>
      </w:pPr>
      <w:r>
        <w:rPr>
          <w:color w:val="1F4E79"/>
        </w:rPr>
        <w:t>29. DevOps and Deployment</w:t>
      </w:r>
    </w:p>
    <w:p w:rsidR="00E36CE1" w:rsidRDefault="00000000">
      <w:r>
        <w:t>The repository shall include everything required to run the system locally. Developers shall not require hidden manual setup steps, private local files or a “works on my machine” ritual involving incense and environment variables.</w:t>
      </w:r>
    </w:p>
    <w:p w:rsidR="00E36CE1" w:rsidRDefault="00000000">
      <w:pPr>
        <w:pStyle w:val="Heading2"/>
      </w:pPr>
      <w:r>
        <w:t>29.1 Repository Structure</w:t>
      </w:r>
    </w:p>
    <w:p w:rsidR="00E36CE1" w:rsidRDefault="00000000">
      <w:pPr>
        <w:pStyle w:val="CodeBlock"/>
      </w:pPr>
      <w:r>
        <w:t>werkpilot-vlbg/</w:t>
      </w:r>
      <w:r>
        <w:br/>
        <w:t xml:space="preserve">  README.md</w:t>
      </w:r>
      <w:r>
        <w:br/>
        <w:t xml:space="preserve">  docker-compose.yml</w:t>
      </w:r>
      <w:r>
        <w:br/>
        <w:t xml:space="preserve">  .env.example</w:t>
      </w:r>
      <w:r>
        <w:br/>
        <w:t xml:space="preserve">  backend/</w:t>
      </w:r>
      <w:r>
        <w:br/>
        <w:t xml:space="preserve">    pom.xml</w:t>
      </w:r>
      <w:r>
        <w:br/>
        <w:t xml:space="preserve">    mvnw</w:t>
      </w:r>
      <w:r>
        <w:br/>
        <w:t xml:space="preserve">    mvnw.cmd</w:t>
      </w:r>
      <w:r>
        <w:br/>
        <w:t xml:space="preserve">    src/</w:t>
      </w:r>
      <w:r>
        <w:br/>
        <w:t xml:space="preserve">  frontend/</w:t>
      </w:r>
      <w:r>
        <w:br/>
        <w:t xml:space="preserve">    package.json</w:t>
      </w:r>
      <w:r>
        <w:br/>
        <w:t xml:space="preserve">    vite.config.ts</w:t>
      </w:r>
      <w:r>
        <w:br/>
        <w:t xml:space="preserve">    src/</w:t>
      </w:r>
      <w:r>
        <w:br/>
        <w:t xml:space="preserve">  database/</w:t>
      </w:r>
      <w:r>
        <w:br/>
        <w:t xml:space="preserve">    README.md</w:t>
      </w:r>
      <w:r>
        <w:br/>
        <w:t xml:space="preserve">  docs/</w:t>
      </w:r>
      <w:r>
        <w:br/>
        <w:t xml:space="preserve">    api/</w:t>
      </w:r>
      <w:r>
        <w:br/>
        <w:t xml:space="preserve">    csv-templates/</w:t>
      </w:r>
      <w:r>
        <w:br/>
        <w:t xml:space="preserve">    sample-data/</w:t>
      </w:r>
      <w:r>
        <w:br/>
        <w:t xml:space="preserve">  scripts/</w:t>
      </w:r>
      <w:r>
        <w:br/>
        <w:t xml:space="preserve">    backup-db.sh</w:t>
      </w:r>
      <w:r>
        <w:br/>
        <w:t xml:space="preserve">    restore-db.sh</w:t>
      </w:r>
      <w:r>
        <w:br/>
        <w:t xml:space="preserve">    seed-demo-data.sh</w:t>
      </w:r>
    </w:p>
    <w:p w:rsidR="00E36CE1" w:rsidRDefault="00000000">
      <w:pPr>
        <w:pStyle w:val="Heading2"/>
      </w:pPr>
      <w:r>
        <w:t>29.2 Docker Compose Services</w:t>
      </w:r>
    </w:p>
    <w:tbl>
      <w:tblPr>
        <w:tblStyle w:val="TableGrid"/>
        <w:tblW w:w="0" w:type="auto"/>
        <w:jc w:val="center"/>
        <w:tblLook w:val="04A0" w:firstRow="1" w:lastRow="0" w:firstColumn="1" w:lastColumn="0" w:noHBand="0" w:noVBand="1"/>
      </w:tblPr>
      <w:tblGrid>
        <w:gridCol w:w="1788"/>
        <w:gridCol w:w="3537"/>
        <w:gridCol w:w="1931"/>
        <w:gridCol w:w="2743"/>
      </w:tblGrid>
      <w:tr w:rsidR="00E36CE1">
        <w:trPr>
          <w:tblHeader/>
          <w:jc w:val="center"/>
        </w:trPr>
        <w:tc>
          <w:tcPr>
            <w:tcW w:w="1872" w:type="dxa"/>
            <w:shd w:val="clear" w:color="auto" w:fill="D9EAF7"/>
          </w:tcPr>
          <w:p w:rsidR="00E36CE1" w:rsidRDefault="00000000">
            <w:pPr>
              <w:spacing w:after="0"/>
            </w:pPr>
            <w:r>
              <w:rPr>
                <w:b/>
                <w:sz w:val="15"/>
              </w:rPr>
              <w:t>Service</w:t>
            </w:r>
          </w:p>
        </w:tc>
        <w:tc>
          <w:tcPr>
            <w:tcW w:w="3744" w:type="dxa"/>
            <w:shd w:val="clear" w:color="auto" w:fill="D9EAF7"/>
          </w:tcPr>
          <w:p w:rsidR="00E36CE1" w:rsidRDefault="00000000">
            <w:pPr>
              <w:spacing w:after="0"/>
            </w:pPr>
            <w:r>
              <w:rPr>
                <w:b/>
                <w:sz w:val="15"/>
              </w:rPr>
              <w:t>Image/build</w:t>
            </w:r>
          </w:p>
        </w:tc>
        <w:tc>
          <w:tcPr>
            <w:tcW w:w="2016" w:type="dxa"/>
            <w:shd w:val="clear" w:color="auto" w:fill="D9EAF7"/>
          </w:tcPr>
          <w:p w:rsidR="00E36CE1" w:rsidRDefault="00000000">
            <w:pPr>
              <w:spacing w:after="0"/>
            </w:pPr>
            <w:r>
              <w:rPr>
                <w:b/>
                <w:sz w:val="15"/>
              </w:rPr>
              <w:t>Ports</w:t>
            </w:r>
          </w:p>
        </w:tc>
        <w:tc>
          <w:tcPr>
            <w:tcW w:w="2880" w:type="dxa"/>
            <w:shd w:val="clear" w:color="auto" w:fill="D9EAF7"/>
          </w:tcPr>
          <w:p w:rsidR="00E36CE1" w:rsidRDefault="00000000">
            <w:pPr>
              <w:spacing w:after="0"/>
            </w:pPr>
            <w:r>
              <w:rPr>
                <w:b/>
                <w:sz w:val="15"/>
              </w:rPr>
              <w:t>Purpose</w:t>
            </w:r>
          </w:p>
        </w:tc>
      </w:tr>
      <w:tr w:rsidR="00E36CE1">
        <w:trPr>
          <w:jc w:val="center"/>
        </w:trPr>
        <w:tc>
          <w:tcPr>
            <w:tcW w:w="1872" w:type="dxa"/>
          </w:tcPr>
          <w:p w:rsidR="00E36CE1" w:rsidRDefault="00000000">
            <w:pPr>
              <w:spacing w:after="0"/>
            </w:pPr>
            <w:r>
              <w:rPr>
                <w:sz w:val="15"/>
              </w:rPr>
              <w:t>postgres</w:t>
            </w:r>
          </w:p>
        </w:tc>
        <w:tc>
          <w:tcPr>
            <w:tcW w:w="3744" w:type="dxa"/>
          </w:tcPr>
          <w:p w:rsidR="00E36CE1" w:rsidRDefault="00000000">
            <w:pPr>
              <w:spacing w:after="0"/>
            </w:pPr>
            <w:r>
              <w:rPr>
                <w:sz w:val="15"/>
              </w:rPr>
              <w:t>postgres official image</w:t>
            </w:r>
          </w:p>
        </w:tc>
        <w:tc>
          <w:tcPr>
            <w:tcW w:w="2016" w:type="dxa"/>
          </w:tcPr>
          <w:p w:rsidR="00E36CE1" w:rsidRDefault="00000000">
            <w:pPr>
              <w:spacing w:after="0"/>
            </w:pPr>
            <w:r>
              <w:rPr>
                <w:sz w:val="15"/>
              </w:rPr>
              <w:t>5432 internal; optional 5432 local</w:t>
            </w:r>
          </w:p>
        </w:tc>
        <w:tc>
          <w:tcPr>
            <w:tcW w:w="2880" w:type="dxa"/>
          </w:tcPr>
          <w:p w:rsidR="00E36CE1" w:rsidRDefault="00000000">
            <w:pPr>
              <w:spacing w:after="0"/>
            </w:pPr>
            <w:r>
              <w:rPr>
                <w:sz w:val="15"/>
              </w:rPr>
              <w:t>Database.</w:t>
            </w:r>
          </w:p>
        </w:tc>
      </w:tr>
      <w:tr w:rsidR="00E36CE1">
        <w:trPr>
          <w:jc w:val="center"/>
        </w:trPr>
        <w:tc>
          <w:tcPr>
            <w:tcW w:w="1872" w:type="dxa"/>
          </w:tcPr>
          <w:p w:rsidR="00E36CE1" w:rsidRDefault="00000000">
            <w:pPr>
              <w:spacing w:after="0"/>
            </w:pPr>
            <w:r>
              <w:rPr>
                <w:sz w:val="15"/>
              </w:rPr>
              <w:t>backend</w:t>
            </w:r>
          </w:p>
        </w:tc>
        <w:tc>
          <w:tcPr>
            <w:tcW w:w="3744" w:type="dxa"/>
          </w:tcPr>
          <w:p w:rsidR="00E36CE1" w:rsidRDefault="00000000">
            <w:pPr>
              <w:spacing w:after="0"/>
            </w:pPr>
            <w:r>
              <w:rPr>
                <w:sz w:val="15"/>
              </w:rPr>
              <w:t>Built from backend Dockerfile using Java 25 runtime</w:t>
            </w:r>
          </w:p>
        </w:tc>
        <w:tc>
          <w:tcPr>
            <w:tcW w:w="2016" w:type="dxa"/>
          </w:tcPr>
          <w:p w:rsidR="00E36CE1" w:rsidRDefault="00000000">
            <w:pPr>
              <w:spacing w:after="0"/>
            </w:pPr>
            <w:r>
              <w:rPr>
                <w:sz w:val="15"/>
              </w:rPr>
              <w:t>8080 internal; optional 8080 local</w:t>
            </w:r>
          </w:p>
        </w:tc>
        <w:tc>
          <w:tcPr>
            <w:tcW w:w="2880" w:type="dxa"/>
          </w:tcPr>
          <w:p w:rsidR="00E36CE1" w:rsidRDefault="00000000">
            <w:pPr>
              <w:spacing w:after="0"/>
            </w:pPr>
            <w:r>
              <w:rPr>
                <w:sz w:val="15"/>
              </w:rPr>
              <w:t>Spring Boot API.</w:t>
            </w:r>
          </w:p>
        </w:tc>
      </w:tr>
      <w:tr w:rsidR="00E36CE1">
        <w:trPr>
          <w:jc w:val="center"/>
        </w:trPr>
        <w:tc>
          <w:tcPr>
            <w:tcW w:w="1872" w:type="dxa"/>
          </w:tcPr>
          <w:p w:rsidR="00E36CE1" w:rsidRDefault="00000000">
            <w:pPr>
              <w:spacing w:after="0"/>
            </w:pPr>
            <w:r>
              <w:rPr>
                <w:sz w:val="15"/>
              </w:rPr>
              <w:t>frontend</w:t>
            </w:r>
          </w:p>
        </w:tc>
        <w:tc>
          <w:tcPr>
            <w:tcW w:w="3744" w:type="dxa"/>
          </w:tcPr>
          <w:p w:rsidR="00E36CE1" w:rsidRDefault="00000000">
            <w:pPr>
              <w:spacing w:after="0"/>
            </w:pPr>
            <w:r>
              <w:rPr>
                <w:sz w:val="15"/>
              </w:rPr>
              <w:t>Built from frontend Dockerfile and served by nginx</w:t>
            </w:r>
          </w:p>
        </w:tc>
        <w:tc>
          <w:tcPr>
            <w:tcW w:w="2016" w:type="dxa"/>
          </w:tcPr>
          <w:p w:rsidR="00E36CE1" w:rsidRDefault="00000000">
            <w:pPr>
              <w:spacing w:after="0"/>
            </w:pPr>
            <w:r>
              <w:rPr>
                <w:sz w:val="15"/>
              </w:rPr>
              <w:t>80/443 in pilot</w:t>
            </w:r>
          </w:p>
        </w:tc>
        <w:tc>
          <w:tcPr>
            <w:tcW w:w="2880" w:type="dxa"/>
          </w:tcPr>
          <w:p w:rsidR="00E36CE1" w:rsidRDefault="00000000">
            <w:pPr>
              <w:spacing w:after="0"/>
            </w:pPr>
            <w:r>
              <w:rPr>
                <w:sz w:val="15"/>
              </w:rPr>
              <w:t>React application.</w:t>
            </w:r>
          </w:p>
        </w:tc>
      </w:tr>
      <w:tr w:rsidR="00E36CE1">
        <w:trPr>
          <w:jc w:val="center"/>
          <w:ins w:id="340" w:author="OQ-002 (Mohamed – Option C)" w:date="2026-07-04T00:00:00Z"/>
        </w:trPr>
        <w:tc>
          <w:tcPr>
            <w:tcW w:w="1872" w:type="dxa"/>
          </w:tcPr>
          <w:p w:rsidR="00E36CE1" w:rsidRDefault="00000000">
            <w:pPr>
              <w:spacing w:after="0"/>
            </w:pPr>
            <w:ins w:id="341" w:author="OQ-002 (Mohamed – Option C)" w:date="2026-07-04T00:00:00Z">
              <w:r>
                <w:rPr>
                  <w:sz w:val="15"/>
                </w:rPr>
                <w:t>mailpit (local profile only)</w:t>
              </w:r>
            </w:ins>
          </w:p>
        </w:tc>
        <w:tc>
          <w:tcPr>
            <w:tcW w:w="3744" w:type="dxa"/>
          </w:tcPr>
          <w:p w:rsidR="00E36CE1" w:rsidRDefault="00000000">
            <w:pPr>
              <w:spacing w:after="0"/>
            </w:pPr>
            <w:ins w:id="342" w:author="OQ-002 (Mohamed – Option C)" w:date="2026-07-04T00:00:00Z">
              <w:r>
                <w:rPr>
                  <w:sz w:val="15"/>
                </w:rPr>
                <w:t>mailpit official image</w:t>
              </w:r>
            </w:ins>
          </w:p>
        </w:tc>
        <w:tc>
          <w:tcPr>
            <w:tcW w:w="2016" w:type="dxa"/>
          </w:tcPr>
          <w:p w:rsidR="00E36CE1" w:rsidRDefault="00000000">
            <w:pPr>
              <w:spacing w:after="0"/>
            </w:pPr>
            <w:ins w:id="343" w:author="OQ-002 (Mohamed – Option C)" w:date="2026-07-04T00:00:00Z">
              <w:r>
                <w:rPr>
                  <w:sz w:val="15"/>
                </w:rPr>
                <w:t>1025/8025 local only</w:t>
              </w:r>
            </w:ins>
          </w:p>
        </w:tc>
        <w:tc>
          <w:tcPr>
            <w:tcW w:w="2880" w:type="dxa"/>
          </w:tcPr>
          <w:p w:rsidR="00E36CE1" w:rsidRDefault="00000000">
            <w:pPr>
              <w:spacing w:after="0"/>
            </w:pPr>
            <w:ins w:id="344" w:author="OQ-002 (Mohamed – Option C)" w:date="2026-07-04T00:00:00Z">
              <w:r>
                <w:rPr>
                  <w:sz w:val="15"/>
                </w:rPr>
                <w:t>Development SMTP catcher for password-reset mail (OQ-002). Not deployed in pilot; pilot uses the company SMTP relay via SMTP_* variables.</w:t>
              </w:r>
            </w:ins>
          </w:p>
        </w:tc>
      </w:tr>
    </w:tbl>
    <w:p w:rsidR="00E36CE1" w:rsidRDefault="00E36CE1"/>
    <w:p w:rsidR="00E36CE1" w:rsidRDefault="00000000">
      <w:pPr>
        <w:pStyle w:val="Heading2"/>
      </w:pPr>
      <w:r>
        <w:t>29.3 CI Rules</w:t>
      </w:r>
    </w:p>
    <w:p w:rsidR="00E36CE1" w:rsidRDefault="00000000">
      <w:pPr>
        <w:pStyle w:val="ListBullet"/>
      </w:pPr>
      <w:r>
        <w:t>CI shall run backend unit tests, integration tests and Maven package.</w:t>
      </w:r>
    </w:p>
    <w:p w:rsidR="00E36CE1" w:rsidRDefault="00000000">
      <w:pPr>
        <w:pStyle w:val="ListBullet"/>
      </w:pPr>
      <w:r>
        <w:t>CI shall run frontend type check, lint and build.</w:t>
      </w:r>
    </w:p>
    <w:p w:rsidR="00E36CE1" w:rsidRDefault="00000000">
      <w:pPr>
        <w:pStyle w:val="ListBullet"/>
      </w:pPr>
      <w:r>
        <w:t>CI shall fail if backend Java version is not 25.</w:t>
      </w:r>
    </w:p>
    <w:p w:rsidR="00E36CE1" w:rsidRDefault="00000000">
      <w:pPr>
        <w:pStyle w:val="ListBullet"/>
      </w:pPr>
      <w:r>
        <w:t>CI shall fail if Liquibase migrations do not apply to an empty PostgreSQL database.</w:t>
      </w:r>
    </w:p>
    <w:p w:rsidR="00E36CE1" w:rsidRDefault="00000000">
      <w:pPr>
        <w:pStyle w:val="ListBullet"/>
      </w:pPr>
      <w:r>
        <w:t>CI shall publish test reports as artifacts.</w:t>
      </w:r>
    </w:p>
    <w:p w:rsidR="00E36CE1" w:rsidRDefault="00000000">
      <w:r>
        <w:br w:type="page"/>
      </w:r>
    </w:p>
    <w:p w:rsidR="00E36CE1" w:rsidRDefault="00000000">
      <w:pPr>
        <w:pStyle w:val="Heading1"/>
      </w:pPr>
      <w:r>
        <w:rPr>
          <w:color w:val="1F4E79"/>
        </w:rPr>
        <w:t>30. Testing Strategy</w:t>
      </w:r>
    </w:p>
    <w:p w:rsidR="00E36CE1" w:rsidRDefault="00000000">
      <w:r>
        <w:t>Testing is mandatory. Codex may generate code, but generated code still needs proof. The machine is fast at being wrong; tests are the modest fence between us and nonsense.</w:t>
      </w:r>
    </w:p>
    <w:p w:rsidR="00E36CE1" w:rsidRDefault="00000000">
      <w:pPr>
        <w:pStyle w:val="Heading2"/>
      </w:pPr>
      <w:r>
        <w:t>30.1 Test Levels</w:t>
      </w:r>
    </w:p>
    <w:tbl>
      <w:tblPr>
        <w:tblStyle w:val="TableGrid"/>
        <w:tblW w:w="0" w:type="auto"/>
        <w:jc w:val="center"/>
        <w:tblLook w:val="04A0" w:firstRow="1" w:lastRow="0" w:firstColumn="1" w:lastColumn="0" w:noHBand="0" w:noVBand="1"/>
      </w:tblPr>
      <w:tblGrid>
        <w:gridCol w:w="2079"/>
        <w:gridCol w:w="3154"/>
        <w:gridCol w:w="4766"/>
      </w:tblGrid>
      <w:tr w:rsidR="00E36CE1">
        <w:trPr>
          <w:tblHeader/>
          <w:jc w:val="center"/>
        </w:trPr>
        <w:tc>
          <w:tcPr>
            <w:tcW w:w="2160" w:type="dxa"/>
            <w:shd w:val="clear" w:color="auto" w:fill="D9EAF7"/>
          </w:tcPr>
          <w:p w:rsidR="00E36CE1" w:rsidRDefault="00000000">
            <w:pPr>
              <w:spacing w:after="0"/>
            </w:pPr>
            <w:r>
              <w:rPr>
                <w:b/>
                <w:sz w:val="15"/>
              </w:rPr>
              <w:t>Level</w:t>
            </w:r>
          </w:p>
        </w:tc>
        <w:tc>
          <w:tcPr>
            <w:tcW w:w="3312" w:type="dxa"/>
            <w:shd w:val="clear" w:color="auto" w:fill="D9EAF7"/>
          </w:tcPr>
          <w:p w:rsidR="00E36CE1" w:rsidRDefault="00000000">
            <w:pPr>
              <w:spacing w:after="0"/>
            </w:pPr>
            <w:r>
              <w:rPr>
                <w:b/>
                <w:sz w:val="15"/>
              </w:rPr>
              <w:t>Tools</w:t>
            </w:r>
          </w:p>
        </w:tc>
        <w:tc>
          <w:tcPr>
            <w:tcW w:w="5040" w:type="dxa"/>
            <w:shd w:val="clear" w:color="auto" w:fill="D9EAF7"/>
          </w:tcPr>
          <w:p w:rsidR="00E36CE1" w:rsidRDefault="00000000">
            <w:pPr>
              <w:spacing w:after="0"/>
            </w:pPr>
            <w:r>
              <w:rPr>
                <w:b/>
                <w:sz w:val="15"/>
              </w:rPr>
              <w:t>Required coverage</w:t>
            </w:r>
          </w:p>
        </w:tc>
      </w:tr>
      <w:tr w:rsidR="00E36CE1">
        <w:trPr>
          <w:jc w:val="center"/>
        </w:trPr>
        <w:tc>
          <w:tcPr>
            <w:tcW w:w="2160" w:type="dxa"/>
          </w:tcPr>
          <w:p w:rsidR="00E36CE1" w:rsidRDefault="00000000">
            <w:pPr>
              <w:spacing w:after="0"/>
            </w:pPr>
            <w:r>
              <w:rPr>
                <w:sz w:val="15"/>
              </w:rPr>
              <w:t>Unit tests</w:t>
            </w:r>
          </w:p>
        </w:tc>
        <w:tc>
          <w:tcPr>
            <w:tcW w:w="3312" w:type="dxa"/>
          </w:tcPr>
          <w:p w:rsidR="00E36CE1" w:rsidRDefault="00000000">
            <w:pPr>
              <w:spacing w:after="0"/>
            </w:pPr>
            <w:r>
              <w:rPr>
                <w:sz w:val="15"/>
              </w:rPr>
              <w:t>JUnit 5, AssertJ, Mockito</w:t>
            </w:r>
          </w:p>
        </w:tc>
        <w:tc>
          <w:tcPr>
            <w:tcW w:w="5040" w:type="dxa"/>
          </w:tcPr>
          <w:p w:rsidR="00E36CE1" w:rsidRDefault="00000000">
            <w:pPr>
              <w:spacing w:after="0"/>
            </w:pPr>
            <w:r>
              <w:rPr>
                <w:sz w:val="15"/>
              </w:rPr>
              <w:t>Domain calculations, validators, services and recommendation logic.</w:t>
            </w:r>
          </w:p>
        </w:tc>
      </w:tr>
      <w:tr w:rsidR="00E36CE1">
        <w:trPr>
          <w:jc w:val="center"/>
        </w:trPr>
        <w:tc>
          <w:tcPr>
            <w:tcW w:w="2160" w:type="dxa"/>
          </w:tcPr>
          <w:p w:rsidR="00E36CE1" w:rsidRDefault="00000000">
            <w:pPr>
              <w:spacing w:after="0"/>
            </w:pPr>
            <w:r>
              <w:rPr>
                <w:sz w:val="15"/>
              </w:rPr>
              <w:t>Integration tests</w:t>
            </w:r>
          </w:p>
        </w:tc>
        <w:tc>
          <w:tcPr>
            <w:tcW w:w="3312" w:type="dxa"/>
          </w:tcPr>
          <w:p w:rsidR="00E36CE1" w:rsidRDefault="00000000">
            <w:pPr>
              <w:spacing w:after="0"/>
            </w:pPr>
            <w:r>
              <w:rPr>
                <w:sz w:val="15"/>
              </w:rPr>
              <w:t>Spring Boot Test, Testcontainers PostgreSQL, MockMvc</w:t>
            </w:r>
          </w:p>
        </w:tc>
        <w:tc>
          <w:tcPr>
            <w:tcW w:w="5040" w:type="dxa"/>
          </w:tcPr>
          <w:p w:rsidR="00E36CE1" w:rsidRDefault="00000000">
            <w:pPr>
              <w:spacing w:after="0"/>
            </w:pPr>
            <w:r>
              <w:rPr>
                <w:sz w:val="15"/>
              </w:rPr>
              <w:t>Repositories, service transactions, authentication and API behavior.</w:t>
            </w:r>
          </w:p>
        </w:tc>
      </w:tr>
      <w:tr w:rsidR="00E36CE1">
        <w:trPr>
          <w:jc w:val="center"/>
        </w:trPr>
        <w:tc>
          <w:tcPr>
            <w:tcW w:w="2160" w:type="dxa"/>
          </w:tcPr>
          <w:p w:rsidR="00E36CE1" w:rsidRDefault="00000000">
            <w:pPr>
              <w:spacing w:after="0"/>
            </w:pPr>
            <w:r>
              <w:rPr>
                <w:sz w:val="15"/>
              </w:rPr>
              <w:t>CSV import tests</w:t>
            </w:r>
          </w:p>
        </w:tc>
        <w:tc>
          <w:tcPr>
            <w:tcW w:w="3312" w:type="dxa"/>
          </w:tcPr>
          <w:p w:rsidR="00E36CE1" w:rsidRDefault="00000000">
            <w:pPr>
              <w:spacing w:after="0"/>
            </w:pPr>
            <w:r>
              <w:rPr>
                <w:sz w:val="15"/>
              </w:rPr>
              <w:t>JUnit, MockMvc, sample files</w:t>
            </w:r>
          </w:p>
        </w:tc>
        <w:tc>
          <w:tcPr>
            <w:tcW w:w="5040" w:type="dxa"/>
          </w:tcPr>
          <w:p w:rsidR="00E36CE1" w:rsidRDefault="00000000">
            <w:pPr>
              <w:spacing w:after="0"/>
            </w:pPr>
            <w:r>
              <w:rPr>
                <w:sz w:val="15"/>
              </w:rPr>
              <w:t>Valid files, missing columns, unknown columns, invalid rows, duplicate file hash.</w:t>
            </w:r>
          </w:p>
        </w:tc>
      </w:tr>
      <w:tr w:rsidR="00E36CE1">
        <w:trPr>
          <w:jc w:val="center"/>
        </w:trPr>
        <w:tc>
          <w:tcPr>
            <w:tcW w:w="2160" w:type="dxa"/>
          </w:tcPr>
          <w:p w:rsidR="00E36CE1" w:rsidRDefault="00000000">
            <w:pPr>
              <w:spacing w:after="0"/>
            </w:pPr>
            <w:r>
              <w:rPr>
                <w:sz w:val="15"/>
              </w:rPr>
              <w:t>Security tests</w:t>
            </w:r>
          </w:p>
        </w:tc>
        <w:tc>
          <w:tcPr>
            <w:tcW w:w="3312" w:type="dxa"/>
          </w:tcPr>
          <w:p w:rsidR="00E36CE1" w:rsidRDefault="00000000">
            <w:pPr>
              <w:spacing w:after="0"/>
            </w:pPr>
            <w:r>
              <w:rPr>
                <w:sz w:val="15"/>
              </w:rPr>
              <w:t>Spring Security test support</w:t>
            </w:r>
          </w:p>
        </w:tc>
        <w:tc>
          <w:tcPr>
            <w:tcW w:w="5040" w:type="dxa"/>
          </w:tcPr>
          <w:p w:rsidR="00E36CE1" w:rsidRDefault="00000000">
            <w:pPr>
              <w:spacing w:after="0"/>
            </w:pPr>
            <w:r>
              <w:rPr>
                <w:sz w:val="15"/>
              </w:rPr>
              <w:t>Role restrictions and unauthorized access.</w:t>
            </w:r>
          </w:p>
        </w:tc>
      </w:tr>
      <w:tr w:rsidR="00E36CE1">
        <w:trPr>
          <w:jc w:val="center"/>
        </w:trPr>
        <w:tc>
          <w:tcPr>
            <w:tcW w:w="2160" w:type="dxa"/>
          </w:tcPr>
          <w:p w:rsidR="00E36CE1" w:rsidRDefault="00000000">
            <w:pPr>
              <w:spacing w:after="0"/>
            </w:pPr>
            <w:r>
              <w:rPr>
                <w:sz w:val="15"/>
              </w:rPr>
              <w:t>Frontend tests</w:t>
            </w:r>
          </w:p>
        </w:tc>
        <w:tc>
          <w:tcPr>
            <w:tcW w:w="3312" w:type="dxa"/>
          </w:tcPr>
          <w:p w:rsidR="00E36CE1" w:rsidRDefault="00000000">
            <w:pPr>
              <w:spacing w:after="0"/>
            </w:pPr>
            <w:r>
              <w:rPr>
                <w:sz w:val="15"/>
              </w:rPr>
              <w:t>Vitest, Testing Library</w:t>
            </w:r>
          </w:p>
        </w:tc>
        <w:tc>
          <w:tcPr>
            <w:tcW w:w="5040" w:type="dxa"/>
          </w:tcPr>
          <w:p w:rsidR="00E36CE1" w:rsidRDefault="00000000">
            <w:pPr>
              <w:spacing w:after="0"/>
            </w:pPr>
            <w:r>
              <w:rPr>
                <w:sz w:val="15"/>
              </w:rPr>
              <w:t>Critical UI components and API state handling.</w:t>
            </w:r>
          </w:p>
        </w:tc>
      </w:tr>
      <w:tr w:rsidR="00E36CE1">
        <w:trPr>
          <w:jc w:val="center"/>
        </w:trPr>
        <w:tc>
          <w:tcPr>
            <w:tcW w:w="2160" w:type="dxa"/>
          </w:tcPr>
          <w:p w:rsidR="00E36CE1" w:rsidRDefault="00000000">
            <w:pPr>
              <w:spacing w:after="0"/>
            </w:pPr>
            <w:r>
              <w:rPr>
                <w:sz w:val="15"/>
              </w:rPr>
              <w:t>End-to-end smoke tests</w:t>
            </w:r>
          </w:p>
        </w:tc>
        <w:tc>
          <w:tcPr>
            <w:tcW w:w="3312" w:type="dxa"/>
          </w:tcPr>
          <w:p w:rsidR="00E36CE1" w:rsidRDefault="00000000">
            <w:pPr>
              <w:spacing w:after="0"/>
            </w:pPr>
            <w:r>
              <w:rPr>
                <w:sz w:val="15"/>
              </w:rPr>
              <w:t>Playwright</w:t>
            </w:r>
          </w:p>
        </w:tc>
        <w:tc>
          <w:tcPr>
            <w:tcW w:w="5040" w:type="dxa"/>
          </w:tcPr>
          <w:p w:rsidR="00E36CE1" w:rsidRDefault="00000000">
            <w:pPr>
              <w:spacing w:after="0"/>
            </w:pPr>
            <w:r>
              <w:rPr>
                <w:sz w:val="15"/>
              </w:rPr>
              <w:t>Login, import sample file, dashboard loads, create ticket, generate report.</w:t>
            </w:r>
          </w:p>
        </w:tc>
      </w:tr>
      <w:tr w:rsidR="00E36CE1">
        <w:trPr>
          <w:jc w:val="center"/>
        </w:trPr>
        <w:tc>
          <w:tcPr>
            <w:tcW w:w="2160" w:type="dxa"/>
          </w:tcPr>
          <w:p w:rsidR="00E36CE1" w:rsidRDefault="00000000">
            <w:pPr>
              <w:spacing w:after="0"/>
            </w:pPr>
            <w:r>
              <w:rPr>
                <w:sz w:val="15"/>
              </w:rPr>
              <w:t>Performance checks</w:t>
            </w:r>
          </w:p>
        </w:tc>
        <w:tc>
          <w:tcPr>
            <w:tcW w:w="3312" w:type="dxa"/>
          </w:tcPr>
          <w:p w:rsidR="00E36CE1" w:rsidRDefault="00000000">
            <w:pPr>
              <w:spacing w:after="0"/>
            </w:pPr>
            <w:r>
              <w:rPr>
                <w:sz w:val="15"/>
              </w:rPr>
              <w:t>JMeter or k6 optional; backend benchmark test required</w:t>
            </w:r>
          </w:p>
        </w:tc>
        <w:tc>
          <w:tcPr>
            <w:tcW w:w="5040" w:type="dxa"/>
          </w:tcPr>
          <w:p w:rsidR="00E36CE1" w:rsidRDefault="00000000">
            <w:pPr>
              <w:spacing w:after="0"/>
            </w:pPr>
            <w:r>
              <w:rPr>
                <w:sz w:val="15"/>
              </w:rPr>
              <w:t>Dashboard and import timing against target dataset.</w:t>
            </w:r>
          </w:p>
        </w:tc>
      </w:tr>
    </w:tbl>
    <w:p w:rsidR="00E36CE1" w:rsidRDefault="00E36CE1"/>
    <w:p w:rsidR="00E36CE1" w:rsidRDefault="00000000">
      <w:pPr>
        <w:pStyle w:val="Heading2"/>
      </w:pPr>
      <w:r>
        <w:t>30.2 Minimum Backend Test Requirements</w:t>
      </w:r>
    </w:p>
    <w:tbl>
      <w:tblPr>
        <w:tblStyle w:val="TableGrid"/>
        <w:tblW w:w="0" w:type="auto"/>
        <w:jc w:val="center"/>
        <w:tblLook w:val="04A0" w:firstRow="1" w:lastRow="0" w:firstColumn="1" w:lastColumn="0" w:noHBand="0" w:noVBand="1"/>
      </w:tblPr>
      <w:tblGrid>
        <w:gridCol w:w="956"/>
        <w:gridCol w:w="4485"/>
        <w:gridCol w:w="970"/>
        <w:gridCol w:w="3588"/>
      </w:tblGrid>
      <w:tr w:rsidR="00E36CE1">
        <w:trPr>
          <w:tblHeader/>
          <w:jc w:val="center"/>
        </w:trPr>
        <w:tc>
          <w:tcPr>
            <w:tcW w:w="1008" w:type="dxa"/>
            <w:shd w:val="clear" w:color="auto" w:fill="D9EAF7"/>
          </w:tcPr>
          <w:p w:rsidR="00E36CE1" w:rsidRDefault="00000000">
            <w:pPr>
              <w:spacing w:after="0"/>
            </w:pPr>
            <w:r>
              <w:rPr>
                <w:b/>
                <w:sz w:val="14"/>
              </w:rPr>
              <w:t>ID</w:t>
            </w:r>
          </w:p>
        </w:tc>
        <w:tc>
          <w:tcPr>
            <w:tcW w:w="4896" w:type="dxa"/>
            <w:shd w:val="clear" w:color="auto" w:fill="D9EAF7"/>
          </w:tcPr>
          <w:p w:rsidR="00E36CE1" w:rsidRDefault="00000000">
            <w:pPr>
              <w:spacing w:after="0"/>
            </w:pPr>
            <w:r>
              <w:rPr>
                <w:b/>
                <w:sz w:val="14"/>
              </w:rPr>
              <w:t>Mandatory requirement</w:t>
            </w:r>
          </w:p>
        </w:tc>
        <w:tc>
          <w:tcPr>
            <w:tcW w:w="1008" w:type="dxa"/>
            <w:shd w:val="clear" w:color="auto" w:fill="D9EAF7"/>
          </w:tcPr>
          <w:p w:rsidR="00E36CE1" w:rsidRDefault="00000000">
            <w:pPr>
              <w:spacing w:after="0"/>
            </w:pPr>
            <w:r>
              <w:rPr>
                <w:b/>
                <w:sz w:val="14"/>
              </w:rPr>
              <w:t>Priority</w:t>
            </w:r>
          </w:p>
        </w:tc>
        <w:tc>
          <w:tcPr>
            <w:tcW w:w="3888" w:type="dxa"/>
            <w:shd w:val="clear" w:color="auto" w:fill="D9EAF7"/>
          </w:tcPr>
          <w:p w:rsidR="00E36CE1" w:rsidRDefault="00000000">
            <w:pPr>
              <w:spacing w:after="0"/>
            </w:pPr>
            <w:r>
              <w:rPr>
                <w:b/>
                <w:sz w:val="14"/>
              </w:rPr>
              <w:t>Acceptance criteria</w:t>
            </w:r>
          </w:p>
        </w:tc>
      </w:tr>
      <w:tr w:rsidR="00E36CE1">
        <w:trPr>
          <w:jc w:val="center"/>
        </w:trPr>
        <w:tc>
          <w:tcPr>
            <w:tcW w:w="1008" w:type="dxa"/>
          </w:tcPr>
          <w:p w:rsidR="00E36CE1" w:rsidRDefault="00000000">
            <w:pPr>
              <w:spacing w:after="0"/>
            </w:pPr>
            <w:r>
              <w:rPr>
                <w:sz w:val="14"/>
              </w:rPr>
              <w:t>TEST-01</w:t>
            </w:r>
          </w:p>
        </w:tc>
        <w:tc>
          <w:tcPr>
            <w:tcW w:w="4896" w:type="dxa"/>
          </w:tcPr>
          <w:p w:rsidR="00E36CE1" w:rsidRDefault="00000000">
            <w:pPr>
              <w:spacing w:after="0"/>
            </w:pPr>
            <w:r>
              <w:rPr>
                <w:sz w:val="14"/>
              </w:rPr>
              <w:t>KPI calculation services shall have unit tests for normal and edge cases.</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Energy per unit, scrap rate and availability tests pass.</w:t>
            </w:r>
          </w:p>
        </w:tc>
      </w:tr>
      <w:tr w:rsidR="00E36CE1">
        <w:trPr>
          <w:jc w:val="center"/>
        </w:trPr>
        <w:tc>
          <w:tcPr>
            <w:tcW w:w="1008" w:type="dxa"/>
          </w:tcPr>
          <w:p w:rsidR="00E36CE1" w:rsidRDefault="00000000">
            <w:pPr>
              <w:spacing w:after="0"/>
            </w:pPr>
            <w:r>
              <w:rPr>
                <w:sz w:val="14"/>
              </w:rPr>
              <w:t>TEST-02</w:t>
            </w:r>
          </w:p>
        </w:tc>
        <w:tc>
          <w:tcPr>
            <w:tcW w:w="4896" w:type="dxa"/>
          </w:tcPr>
          <w:p w:rsidR="00E36CE1" w:rsidRDefault="00000000">
            <w:pPr>
              <w:spacing w:after="0"/>
            </w:pPr>
            <w:r>
              <w:rPr>
                <w:sz w:val="14"/>
              </w:rPr>
              <w:t>CSV parser shall have tests for every template.</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Each template has valid and invalid sample test files.</w:t>
            </w:r>
          </w:p>
        </w:tc>
      </w:tr>
      <w:tr w:rsidR="00E36CE1">
        <w:trPr>
          <w:jc w:val="center"/>
        </w:trPr>
        <w:tc>
          <w:tcPr>
            <w:tcW w:w="1008" w:type="dxa"/>
          </w:tcPr>
          <w:p w:rsidR="00E36CE1" w:rsidRDefault="00000000">
            <w:pPr>
              <w:spacing w:after="0"/>
            </w:pPr>
            <w:r>
              <w:rPr>
                <w:sz w:val="14"/>
              </w:rPr>
              <w:t>TEST-03</w:t>
            </w:r>
          </w:p>
        </w:tc>
        <w:tc>
          <w:tcPr>
            <w:tcW w:w="4896" w:type="dxa"/>
          </w:tcPr>
          <w:p w:rsidR="00E36CE1" w:rsidRDefault="00000000">
            <w:pPr>
              <w:spacing w:after="0"/>
            </w:pPr>
            <w:r>
              <w:rPr>
                <w:sz w:val="14"/>
              </w:rPr>
              <w:t>Every controller shall have authorization tests.</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Unauthorized and forbidden cases are tested.</w:t>
            </w:r>
          </w:p>
        </w:tc>
      </w:tr>
      <w:tr w:rsidR="00E36CE1">
        <w:trPr>
          <w:jc w:val="center"/>
        </w:trPr>
        <w:tc>
          <w:tcPr>
            <w:tcW w:w="1008" w:type="dxa"/>
          </w:tcPr>
          <w:p w:rsidR="00E36CE1" w:rsidRDefault="00000000">
            <w:pPr>
              <w:spacing w:after="0"/>
            </w:pPr>
            <w:r>
              <w:rPr>
                <w:sz w:val="14"/>
              </w:rPr>
              <w:t>TEST-04</w:t>
            </w:r>
          </w:p>
        </w:tc>
        <w:tc>
          <w:tcPr>
            <w:tcW w:w="4896" w:type="dxa"/>
          </w:tcPr>
          <w:p w:rsidR="00E36CE1" w:rsidRDefault="00000000">
            <w:pPr>
              <w:spacing w:after="0"/>
            </w:pPr>
            <w:r>
              <w:rPr>
                <w:sz w:val="14"/>
              </w:rPr>
              <w:t>Liquibase migrations shall be tested against empty PostgreSQL in Testcontainers.</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Migration test passes in CI.</w:t>
            </w:r>
          </w:p>
        </w:tc>
      </w:tr>
      <w:tr w:rsidR="00E36CE1">
        <w:trPr>
          <w:jc w:val="center"/>
        </w:trPr>
        <w:tc>
          <w:tcPr>
            <w:tcW w:w="1008" w:type="dxa"/>
          </w:tcPr>
          <w:p w:rsidR="00E36CE1" w:rsidRDefault="00000000">
            <w:pPr>
              <w:spacing w:after="0"/>
            </w:pPr>
            <w:r>
              <w:rPr>
                <w:sz w:val="14"/>
              </w:rPr>
              <w:t>TEST-05</w:t>
            </w:r>
          </w:p>
        </w:tc>
        <w:tc>
          <w:tcPr>
            <w:tcW w:w="4896" w:type="dxa"/>
          </w:tcPr>
          <w:p w:rsidR="00E36CE1" w:rsidRDefault="00000000">
            <w:pPr>
              <w:spacing w:after="0"/>
            </w:pPr>
            <w:r>
              <w:rPr>
                <w:sz w:val="14"/>
              </w:rPr>
              <w:t>Recommendation templates shall have deterministic output tests.</w:t>
            </w:r>
          </w:p>
        </w:tc>
        <w:tc>
          <w:tcPr>
            <w:tcW w:w="1008" w:type="dxa"/>
          </w:tcPr>
          <w:p w:rsidR="00E36CE1" w:rsidRDefault="00000000">
            <w:pPr>
              <w:spacing w:after="0"/>
            </w:pPr>
            <w:r>
              <w:rPr>
                <w:sz w:val="14"/>
              </w:rPr>
              <w:t>Must</w:t>
            </w:r>
          </w:p>
        </w:tc>
        <w:tc>
          <w:tcPr>
            <w:tcW w:w="3888" w:type="dxa"/>
          </w:tcPr>
          <w:p w:rsidR="00E36CE1" w:rsidRDefault="00000000">
            <w:pPr>
              <w:spacing w:after="0"/>
            </w:pPr>
            <w:r>
              <w:rPr>
                <w:sz w:val="14"/>
              </w:rPr>
              <w:t>Same anomaly input always produces same recommendation text and template code.</w:t>
            </w:r>
          </w:p>
        </w:tc>
      </w:tr>
    </w:tbl>
    <w:p w:rsidR="00E36CE1" w:rsidRDefault="00E36CE1"/>
    <w:p w:rsidR="00E36CE1" w:rsidRDefault="00000000">
      <w:r>
        <w:br w:type="page"/>
      </w:r>
    </w:p>
    <w:p w:rsidR="00E36CE1" w:rsidRDefault="00000000">
      <w:pPr>
        <w:pStyle w:val="Heading1"/>
      </w:pPr>
      <w:r>
        <w:rPr>
          <w:color w:val="1F4E79"/>
        </w:rPr>
        <w:t>31. Acceptance Plan</w:t>
      </w:r>
    </w:p>
    <w:p w:rsidR="00E36CE1" w:rsidRDefault="00000000">
      <w:r>
        <w:t>The MVP shall be accepted only when the acceptance criteria below are met. Partial completion may be demonstrated, but it shall not be called complete, because renaming failure is apparently another industry standard.</w:t>
      </w:r>
    </w:p>
    <w:p w:rsidR="00E36CE1" w:rsidRDefault="00000000">
      <w:pPr>
        <w:pStyle w:val="Heading2"/>
      </w:pPr>
      <w:r>
        <w:t>31.1 Product Acceptance Criteria</w:t>
      </w:r>
    </w:p>
    <w:tbl>
      <w:tblPr>
        <w:tblStyle w:val="TableGrid"/>
        <w:tblW w:w="0" w:type="auto"/>
        <w:jc w:val="center"/>
        <w:tblLook w:val="04A0" w:firstRow="1" w:lastRow="0" w:firstColumn="1" w:lastColumn="0" w:noHBand="0" w:noVBand="1"/>
      </w:tblPr>
      <w:tblGrid>
        <w:gridCol w:w="1277"/>
        <w:gridCol w:w="5703"/>
        <w:gridCol w:w="3019"/>
      </w:tblGrid>
      <w:tr w:rsidR="00E36CE1">
        <w:trPr>
          <w:tblHeader/>
          <w:jc w:val="center"/>
        </w:trPr>
        <w:tc>
          <w:tcPr>
            <w:tcW w:w="1296" w:type="dxa"/>
            <w:shd w:val="clear" w:color="auto" w:fill="D9EAF7"/>
          </w:tcPr>
          <w:p w:rsidR="00E36CE1" w:rsidRDefault="00000000">
            <w:pPr>
              <w:spacing w:after="0"/>
            </w:pPr>
            <w:r>
              <w:rPr>
                <w:b/>
                <w:sz w:val="15"/>
              </w:rPr>
              <w:t>Acceptance ID</w:t>
            </w:r>
          </w:p>
        </w:tc>
        <w:tc>
          <w:tcPr>
            <w:tcW w:w="6048" w:type="dxa"/>
            <w:shd w:val="clear" w:color="auto" w:fill="D9EAF7"/>
          </w:tcPr>
          <w:p w:rsidR="00E36CE1" w:rsidRDefault="00000000">
            <w:pPr>
              <w:spacing w:after="0"/>
            </w:pPr>
            <w:r>
              <w:rPr>
                <w:b/>
                <w:sz w:val="15"/>
              </w:rPr>
              <w:t>Criterion</w:t>
            </w:r>
          </w:p>
        </w:tc>
        <w:tc>
          <w:tcPr>
            <w:tcW w:w="3168" w:type="dxa"/>
            <w:shd w:val="clear" w:color="auto" w:fill="D9EAF7"/>
          </w:tcPr>
          <w:p w:rsidR="00E36CE1" w:rsidRDefault="00000000">
            <w:pPr>
              <w:spacing w:after="0"/>
            </w:pPr>
            <w:r>
              <w:rPr>
                <w:b/>
                <w:sz w:val="15"/>
              </w:rPr>
              <w:t>Evidence required</w:t>
            </w:r>
          </w:p>
        </w:tc>
      </w:tr>
      <w:tr w:rsidR="00E36CE1">
        <w:trPr>
          <w:jc w:val="center"/>
        </w:trPr>
        <w:tc>
          <w:tcPr>
            <w:tcW w:w="1296" w:type="dxa"/>
          </w:tcPr>
          <w:p w:rsidR="00E36CE1" w:rsidRDefault="00000000">
            <w:pPr>
              <w:spacing w:after="0"/>
            </w:pPr>
            <w:r>
              <w:rPr>
                <w:sz w:val="15"/>
              </w:rPr>
              <w:t>ACC-01</w:t>
            </w:r>
          </w:p>
        </w:tc>
        <w:tc>
          <w:tcPr>
            <w:tcW w:w="6048" w:type="dxa"/>
          </w:tcPr>
          <w:p w:rsidR="00E36CE1" w:rsidRDefault="00000000">
            <w:pPr>
              <w:spacing w:after="0"/>
            </w:pPr>
            <w:r>
              <w:rPr>
                <w:sz w:val="15"/>
              </w:rPr>
              <w:t>System starts locally with Docker Compose.</w:t>
            </w:r>
          </w:p>
        </w:tc>
        <w:tc>
          <w:tcPr>
            <w:tcW w:w="3168" w:type="dxa"/>
          </w:tcPr>
          <w:p w:rsidR="00E36CE1" w:rsidRDefault="00000000">
            <w:pPr>
              <w:spacing w:after="0"/>
            </w:pPr>
            <w:r>
              <w:rPr>
                <w:sz w:val="15"/>
              </w:rPr>
              <w:t>Screenshot or log showing frontend, backend and database running.</w:t>
            </w:r>
          </w:p>
        </w:tc>
      </w:tr>
      <w:tr w:rsidR="00E36CE1">
        <w:trPr>
          <w:jc w:val="center"/>
        </w:trPr>
        <w:tc>
          <w:tcPr>
            <w:tcW w:w="1296" w:type="dxa"/>
          </w:tcPr>
          <w:p w:rsidR="00E36CE1" w:rsidRDefault="00000000">
            <w:pPr>
              <w:spacing w:after="0"/>
            </w:pPr>
            <w:r>
              <w:rPr>
                <w:sz w:val="15"/>
              </w:rPr>
              <w:t>ACC-02</w:t>
            </w:r>
          </w:p>
        </w:tc>
        <w:tc>
          <w:tcPr>
            <w:tcW w:w="6048" w:type="dxa"/>
          </w:tcPr>
          <w:p w:rsidR="00E36CE1" w:rsidRDefault="00000000">
            <w:pPr>
              <w:spacing w:after="0"/>
            </w:pPr>
            <w:r>
              <w:rPr>
                <w:sz w:val="15"/>
              </w:rPr>
              <w:t>Admin can log in and create master data.</w:t>
            </w:r>
          </w:p>
        </w:tc>
        <w:tc>
          <w:tcPr>
            <w:tcW w:w="3168" w:type="dxa"/>
          </w:tcPr>
          <w:p w:rsidR="00E36CE1" w:rsidRDefault="00000000">
            <w:pPr>
              <w:spacing w:after="0"/>
            </w:pPr>
            <w:r>
              <w:rPr>
                <w:sz w:val="15"/>
              </w:rPr>
              <w:t>Demo walkthrough.</w:t>
            </w:r>
          </w:p>
        </w:tc>
      </w:tr>
      <w:tr w:rsidR="00E36CE1">
        <w:trPr>
          <w:jc w:val="center"/>
        </w:trPr>
        <w:tc>
          <w:tcPr>
            <w:tcW w:w="1296" w:type="dxa"/>
          </w:tcPr>
          <w:p w:rsidR="00E36CE1" w:rsidRDefault="00000000">
            <w:pPr>
              <w:spacing w:after="0"/>
            </w:pPr>
            <w:r>
              <w:rPr>
                <w:sz w:val="15"/>
              </w:rPr>
              <w:t>ACC-03</w:t>
            </w:r>
          </w:p>
        </w:tc>
        <w:tc>
          <w:tcPr>
            <w:tcW w:w="6048" w:type="dxa"/>
          </w:tcPr>
          <w:p w:rsidR="00E36CE1" w:rsidRDefault="00000000">
            <w:pPr>
              <w:spacing w:after="0"/>
            </w:pPr>
            <w:r>
              <w:rPr>
                <w:sz w:val="15"/>
              </w:rPr>
              <w:t>Valid CSV files for production, energy, downtime and scrap import successfully.</w:t>
            </w:r>
          </w:p>
        </w:tc>
        <w:tc>
          <w:tcPr>
            <w:tcW w:w="3168" w:type="dxa"/>
          </w:tcPr>
          <w:p w:rsidR="00E36CE1" w:rsidRDefault="00000000">
            <w:pPr>
              <w:spacing w:after="0"/>
            </w:pPr>
            <w:r>
              <w:rPr>
                <w:sz w:val="15"/>
              </w:rPr>
              <w:t>Import history records and database counts.</w:t>
            </w:r>
          </w:p>
        </w:tc>
      </w:tr>
      <w:tr w:rsidR="00E36CE1">
        <w:trPr>
          <w:jc w:val="center"/>
        </w:trPr>
        <w:tc>
          <w:tcPr>
            <w:tcW w:w="1296" w:type="dxa"/>
          </w:tcPr>
          <w:p w:rsidR="00E36CE1" w:rsidRDefault="00000000">
            <w:pPr>
              <w:spacing w:after="0"/>
            </w:pPr>
            <w:r>
              <w:rPr>
                <w:sz w:val="15"/>
              </w:rPr>
              <w:t>ACC-04</w:t>
            </w:r>
          </w:p>
        </w:tc>
        <w:tc>
          <w:tcPr>
            <w:tcW w:w="6048" w:type="dxa"/>
          </w:tcPr>
          <w:p w:rsidR="00E36CE1" w:rsidRDefault="00000000">
            <w:pPr>
              <w:spacing w:after="0"/>
            </w:pPr>
            <w:r>
              <w:rPr>
                <w:sz w:val="15"/>
              </w:rPr>
              <w:t>Invalid CSV files are rejected with row-level error messages.</w:t>
            </w:r>
          </w:p>
        </w:tc>
        <w:tc>
          <w:tcPr>
            <w:tcW w:w="3168" w:type="dxa"/>
          </w:tcPr>
          <w:p w:rsidR="00E36CE1" w:rsidRDefault="00000000">
            <w:pPr>
              <w:spacing w:after="0"/>
            </w:pPr>
            <w:r>
              <w:rPr>
                <w:sz w:val="15"/>
              </w:rPr>
              <w:t>Validation error screen and API response.</w:t>
            </w:r>
          </w:p>
        </w:tc>
      </w:tr>
      <w:tr w:rsidR="00E36CE1">
        <w:trPr>
          <w:jc w:val="center"/>
        </w:trPr>
        <w:tc>
          <w:tcPr>
            <w:tcW w:w="1296" w:type="dxa"/>
          </w:tcPr>
          <w:p w:rsidR="00E36CE1" w:rsidRDefault="00000000">
            <w:pPr>
              <w:spacing w:after="0"/>
            </w:pPr>
            <w:r>
              <w:rPr>
                <w:sz w:val="15"/>
              </w:rPr>
              <w:t>ACC-05</w:t>
            </w:r>
          </w:p>
        </w:tc>
        <w:tc>
          <w:tcPr>
            <w:tcW w:w="6048" w:type="dxa"/>
          </w:tcPr>
          <w:p w:rsidR="00E36CE1" w:rsidRDefault="00000000">
            <w:pPr>
              <w:spacing w:after="0"/>
            </w:pPr>
            <w:r>
              <w:rPr>
                <w:sz w:val="15"/>
              </w:rPr>
              <w:t>Dashboard shows correct KPI calculations.</w:t>
            </w:r>
          </w:p>
        </w:tc>
        <w:tc>
          <w:tcPr>
            <w:tcW w:w="3168" w:type="dxa"/>
          </w:tcPr>
          <w:p w:rsidR="00E36CE1" w:rsidRDefault="00000000">
            <w:pPr>
              <w:spacing w:after="0"/>
            </w:pPr>
            <w:r>
              <w:rPr>
                <w:sz w:val="15"/>
              </w:rPr>
              <w:t>Comparison against prepared sample data expected results.</w:t>
            </w:r>
          </w:p>
        </w:tc>
      </w:tr>
      <w:tr w:rsidR="00E36CE1">
        <w:trPr>
          <w:jc w:val="center"/>
        </w:trPr>
        <w:tc>
          <w:tcPr>
            <w:tcW w:w="1296" w:type="dxa"/>
          </w:tcPr>
          <w:p w:rsidR="00E36CE1" w:rsidRDefault="00000000">
            <w:pPr>
              <w:spacing w:after="0"/>
            </w:pPr>
            <w:r>
              <w:rPr>
                <w:sz w:val="15"/>
              </w:rPr>
              <w:t>ACC-06</w:t>
            </w:r>
          </w:p>
        </w:tc>
        <w:tc>
          <w:tcPr>
            <w:tcW w:w="6048" w:type="dxa"/>
          </w:tcPr>
          <w:p w:rsidR="00E36CE1" w:rsidRDefault="00000000">
            <w:pPr>
              <w:spacing w:after="0"/>
            </w:pPr>
            <w:r>
              <w:rPr>
                <w:sz w:val="15"/>
              </w:rPr>
              <w:t>Energy anomaly is detected from sample abnormal data.</w:t>
            </w:r>
          </w:p>
        </w:tc>
        <w:tc>
          <w:tcPr>
            <w:tcW w:w="3168" w:type="dxa"/>
          </w:tcPr>
          <w:p w:rsidR="00E36CE1" w:rsidRDefault="00000000">
            <w:pPr>
              <w:spacing w:after="0"/>
            </w:pPr>
            <w:r>
              <w:rPr>
                <w:sz w:val="15"/>
              </w:rPr>
              <w:t>Anomaly record with baseline, observed value and severity.</w:t>
            </w:r>
          </w:p>
        </w:tc>
      </w:tr>
      <w:tr w:rsidR="00E36CE1">
        <w:trPr>
          <w:jc w:val="center"/>
        </w:trPr>
        <w:tc>
          <w:tcPr>
            <w:tcW w:w="1296" w:type="dxa"/>
          </w:tcPr>
          <w:p w:rsidR="00E36CE1" w:rsidRDefault="00000000">
            <w:pPr>
              <w:spacing w:after="0"/>
            </w:pPr>
            <w:r>
              <w:rPr>
                <w:sz w:val="15"/>
              </w:rPr>
              <w:t>ACC-07</w:t>
            </w:r>
          </w:p>
        </w:tc>
        <w:tc>
          <w:tcPr>
            <w:tcW w:w="6048" w:type="dxa"/>
          </w:tcPr>
          <w:p w:rsidR="00E36CE1" w:rsidRDefault="00000000">
            <w:pPr>
              <w:spacing w:after="0"/>
            </w:pPr>
            <w:r>
              <w:rPr>
                <w:sz w:val="15"/>
              </w:rPr>
              <w:t>User can convert anomaly into maintenance ticket.</w:t>
            </w:r>
          </w:p>
        </w:tc>
        <w:tc>
          <w:tcPr>
            <w:tcW w:w="3168" w:type="dxa"/>
          </w:tcPr>
          <w:p w:rsidR="00E36CE1" w:rsidRDefault="00000000">
            <w:pPr>
              <w:spacing w:after="0"/>
            </w:pPr>
            <w:r>
              <w:rPr>
                <w:sz w:val="15"/>
              </w:rPr>
              <w:t>Linked ticket visible from anomaly and machine.</w:t>
            </w:r>
          </w:p>
        </w:tc>
      </w:tr>
      <w:tr w:rsidR="00E36CE1">
        <w:trPr>
          <w:jc w:val="center"/>
        </w:trPr>
        <w:tc>
          <w:tcPr>
            <w:tcW w:w="1296" w:type="dxa"/>
          </w:tcPr>
          <w:p w:rsidR="00E36CE1" w:rsidRDefault="00000000">
            <w:pPr>
              <w:spacing w:after="0"/>
            </w:pPr>
            <w:r>
              <w:rPr>
                <w:sz w:val="15"/>
              </w:rPr>
              <w:t>ACC-08</w:t>
            </w:r>
          </w:p>
        </w:tc>
        <w:tc>
          <w:tcPr>
            <w:tcW w:w="6048" w:type="dxa"/>
          </w:tcPr>
          <w:p w:rsidR="00E36CE1" w:rsidRDefault="00000000">
            <w:pPr>
              <w:spacing w:after="0"/>
            </w:pPr>
            <w:r>
              <w:rPr>
                <w:sz w:val="15"/>
              </w:rPr>
              <w:t>Monthly report PDF is generated and downloadable.</w:t>
            </w:r>
          </w:p>
        </w:tc>
        <w:tc>
          <w:tcPr>
            <w:tcW w:w="3168" w:type="dxa"/>
          </w:tcPr>
          <w:p w:rsidR="00E36CE1" w:rsidRDefault="00000000">
            <w:pPr>
              <w:spacing w:after="0"/>
            </w:pPr>
            <w:r>
              <w:rPr>
                <w:sz w:val="15"/>
              </w:rPr>
              <w:t>Generated PDF file and report_run record.</w:t>
            </w:r>
          </w:p>
        </w:tc>
      </w:tr>
      <w:tr w:rsidR="00E36CE1">
        <w:trPr>
          <w:jc w:val="center"/>
        </w:trPr>
        <w:tc>
          <w:tcPr>
            <w:tcW w:w="1296" w:type="dxa"/>
          </w:tcPr>
          <w:p w:rsidR="00E36CE1" w:rsidRDefault="00000000">
            <w:pPr>
              <w:spacing w:after="0"/>
            </w:pPr>
            <w:r>
              <w:rPr>
                <w:sz w:val="15"/>
              </w:rPr>
              <w:t>ACC-09</w:t>
            </w:r>
          </w:p>
        </w:tc>
        <w:tc>
          <w:tcPr>
            <w:tcW w:w="6048" w:type="dxa"/>
          </w:tcPr>
          <w:p w:rsidR="00E36CE1" w:rsidRDefault="00000000">
            <w:pPr>
              <w:spacing w:after="0"/>
            </w:pPr>
            <w:r>
              <w:rPr>
                <w:sz w:val="15"/>
              </w:rPr>
              <w:t>Role permissions are enforced by backend.</w:t>
            </w:r>
          </w:p>
        </w:tc>
        <w:tc>
          <w:tcPr>
            <w:tcW w:w="3168" w:type="dxa"/>
          </w:tcPr>
          <w:p w:rsidR="00E36CE1" w:rsidRDefault="00000000">
            <w:pPr>
              <w:spacing w:after="0"/>
            </w:pPr>
            <w:r>
              <w:rPr>
                <w:sz w:val="15"/>
              </w:rPr>
              <w:t>Security test results and manual verification.</w:t>
            </w:r>
          </w:p>
        </w:tc>
      </w:tr>
      <w:tr w:rsidR="00E36CE1">
        <w:trPr>
          <w:jc w:val="center"/>
        </w:trPr>
        <w:tc>
          <w:tcPr>
            <w:tcW w:w="1296" w:type="dxa"/>
          </w:tcPr>
          <w:p w:rsidR="00E36CE1" w:rsidRDefault="00000000">
            <w:pPr>
              <w:spacing w:after="0"/>
            </w:pPr>
            <w:r>
              <w:rPr>
                <w:sz w:val="15"/>
              </w:rPr>
              <w:t>ACC-10</w:t>
            </w:r>
          </w:p>
        </w:tc>
        <w:tc>
          <w:tcPr>
            <w:tcW w:w="6048" w:type="dxa"/>
          </w:tcPr>
          <w:p w:rsidR="00E36CE1" w:rsidRDefault="00000000">
            <w:pPr>
              <w:spacing w:after="0"/>
            </w:pPr>
            <w:r>
              <w:rPr>
                <w:sz w:val="15"/>
              </w:rPr>
              <w:t>Audit events exist for imports, role changes and ticket status changes.</w:t>
            </w:r>
          </w:p>
        </w:tc>
        <w:tc>
          <w:tcPr>
            <w:tcW w:w="3168" w:type="dxa"/>
          </w:tcPr>
          <w:p w:rsidR="00E36CE1" w:rsidRDefault="00000000">
            <w:pPr>
              <w:spacing w:after="0"/>
            </w:pPr>
            <w:r>
              <w:rPr>
                <w:sz w:val="15"/>
              </w:rPr>
              <w:t>Audit log view and database evidence.</w:t>
            </w:r>
          </w:p>
        </w:tc>
      </w:tr>
    </w:tbl>
    <w:p w:rsidR="00E36CE1" w:rsidRDefault="00E36CE1"/>
    <w:p w:rsidR="00E36CE1" w:rsidRDefault="00000000">
      <w:pPr>
        <w:pStyle w:val="Heading2"/>
      </w:pPr>
      <w:r>
        <w:t>31.2 Rejection Conditions</w:t>
      </w:r>
    </w:p>
    <w:p w:rsidR="00E36CE1" w:rsidRDefault="00000000">
      <w:pPr>
        <w:pStyle w:val="ListBullet"/>
      </w:pPr>
      <w:r>
        <w:t>Backend not running on Java 25.</w:t>
      </w:r>
    </w:p>
    <w:p w:rsidR="00E36CE1" w:rsidRDefault="00000000">
      <w:pPr>
        <w:pStyle w:val="ListBullet"/>
      </w:pPr>
      <w:r>
        <w:t>CSV import silently accepts invalid rows.</w:t>
      </w:r>
    </w:p>
    <w:p w:rsidR="00E36CE1" w:rsidRDefault="00000000">
      <w:pPr>
        <w:pStyle w:val="ListBullet"/>
      </w:pPr>
      <w:r>
        <w:t>KPI formulas differ from this specification.</w:t>
      </w:r>
    </w:p>
    <w:p w:rsidR="00E36CE1" w:rsidRDefault="00000000">
      <w:pPr>
        <w:pStyle w:val="ListBullet"/>
      </w:pPr>
      <w:r>
        <w:t>Frontend calculates core KPIs independently instead of using backend APIs.</w:t>
      </w:r>
    </w:p>
    <w:p w:rsidR="00E36CE1" w:rsidRDefault="00000000">
      <w:pPr>
        <w:pStyle w:val="ListBullet"/>
      </w:pPr>
      <w:r>
        <w:t>Any endpoint exposes stack traces to normal users.</w:t>
      </w:r>
    </w:p>
    <w:p w:rsidR="00E36CE1" w:rsidRDefault="00000000">
      <w:pPr>
        <w:pStyle w:val="ListBullet"/>
      </w:pPr>
      <w:r>
        <w:t>Role restrictions are implemented only in the frontend.</w:t>
      </w:r>
    </w:p>
    <w:p w:rsidR="00E36CE1" w:rsidRDefault="00000000">
      <w:pPr>
        <w:pStyle w:val="ListBullet"/>
      </w:pPr>
      <w:r>
        <w:t>Database schema is modified manually outside Liquibase.</w:t>
      </w:r>
    </w:p>
    <w:p w:rsidR="00E36CE1" w:rsidRDefault="00000000">
      <w:pPr>
        <w:pStyle w:val="ListBullet"/>
      </w:pPr>
      <w:r>
        <w:t>Python or external AI service is introduced into MVP backend flow.</w:t>
      </w:r>
    </w:p>
    <w:p w:rsidR="00E36CE1" w:rsidRDefault="00000000">
      <w:r>
        <w:br w:type="page"/>
      </w:r>
    </w:p>
    <w:p w:rsidR="00E36CE1" w:rsidRDefault="00000000">
      <w:pPr>
        <w:pStyle w:val="Heading1"/>
      </w:pPr>
      <w:r>
        <w:rPr>
          <w:color w:val="1F4E79"/>
        </w:rPr>
        <w:t>32. Delivery Plan and Sprint Scope</w:t>
      </w:r>
    </w:p>
    <w:p w:rsidR="00E36CE1" w:rsidRDefault="00000000">
      <w:r>
        <w:t>The implementation shall be divided into six two-week sprints. This plan is prescriptive for scope sequencing, not a promise that humans will behave linearly, a bold assumption history has repeatedly punished.</w:t>
      </w:r>
    </w:p>
    <w:tbl>
      <w:tblPr>
        <w:tblStyle w:val="TableGrid"/>
        <w:tblW w:w="0" w:type="auto"/>
        <w:jc w:val="center"/>
        <w:tblLook w:val="04A0" w:firstRow="1" w:lastRow="0" w:firstColumn="1" w:lastColumn="0" w:noHBand="0" w:noVBand="1"/>
      </w:tblPr>
      <w:tblGrid>
        <w:gridCol w:w="1238"/>
        <w:gridCol w:w="3253"/>
        <w:gridCol w:w="5508"/>
      </w:tblGrid>
      <w:tr w:rsidR="00E36CE1">
        <w:trPr>
          <w:tblHeader/>
          <w:jc w:val="center"/>
        </w:trPr>
        <w:tc>
          <w:tcPr>
            <w:tcW w:w="1296" w:type="dxa"/>
            <w:shd w:val="clear" w:color="auto" w:fill="D9EAF7"/>
          </w:tcPr>
          <w:p w:rsidR="00E36CE1" w:rsidRDefault="00000000">
            <w:pPr>
              <w:spacing w:after="0"/>
            </w:pPr>
            <w:r>
              <w:rPr>
                <w:b/>
                <w:sz w:val="15"/>
              </w:rPr>
              <w:t>Sprint</w:t>
            </w:r>
          </w:p>
        </w:tc>
        <w:tc>
          <w:tcPr>
            <w:tcW w:w="3456" w:type="dxa"/>
            <w:shd w:val="clear" w:color="auto" w:fill="D9EAF7"/>
          </w:tcPr>
          <w:p w:rsidR="00E36CE1" w:rsidRDefault="00000000">
            <w:pPr>
              <w:spacing w:after="0"/>
            </w:pPr>
            <w:r>
              <w:rPr>
                <w:b/>
                <w:sz w:val="15"/>
              </w:rPr>
              <w:t>Goal</w:t>
            </w:r>
          </w:p>
        </w:tc>
        <w:tc>
          <w:tcPr>
            <w:tcW w:w="5904" w:type="dxa"/>
            <w:shd w:val="clear" w:color="auto" w:fill="D9EAF7"/>
          </w:tcPr>
          <w:p w:rsidR="00E36CE1" w:rsidRDefault="00000000">
            <w:pPr>
              <w:spacing w:after="0"/>
            </w:pPr>
            <w:r>
              <w:rPr>
                <w:b/>
                <w:sz w:val="15"/>
              </w:rPr>
              <w:t>Mandatory deliverables</w:t>
            </w:r>
          </w:p>
        </w:tc>
      </w:tr>
      <w:tr w:rsidR="00E36CE1">
        <w:trPr>
          <w:jc w:val="center"/>
        </w:trPr>
        <w:tc>
          <w:tcPr>
            <w:tcW w:w="1296" w:type="dxa"/>
          </w:tcPr>
          <w:p w:rsidR="00E36CE1" w:rsidRDefault="00000000">
            <w:pPr>
              <w:spacing w:after="0"/>
            </w:pPr>
            <w:r>
              <w:rPr>
                <w:sz w:val="15"/>
              </w:rPr>
              <w:t>Sprint 0</w:t>
            </w:r>
          </w:p>
        </w:tc>
        <w:tc>
          <w:tcPr>
            <w:tcW w:w="3456" w:type="dxa"/>
          </w:tcPr>
          <w:p w:rsidR="00E36CE1" w:rsidRDefault="00000000">
            <w:pPr>
              <w:spacing w:after="0"/>
            </w:pPr>
            <w:r>
              <w:rPr>
                <w:sz w:val="15"/>
              </w:rPr>
              <w:t>Project setup and architecture baseline.</w:t>
            </w:r>
          </w:p>
        </w:tc>
        <w:tc>
          <w:tcPr>
            <w:tcW w:w="5904" w:type="dxa"/>
          </w:tcPr>
          <w:p w:rsidR="00E36CE1" w:rsidRDefault="00000000">
            <w:pPr>
              <w:spacing w:after="0"/>
            </w:pPr>
            <w:r>
              <w:rPr>
                <w:sz w:val="15"/>
              </w:rPr>
              <w:t>Repository, Docker Compose, Spring Boot Java 25 backend skeleton, React skeleton, PostgreSQL, Liquibase baseline, CI pipeline.</w:t>
            </w:r>
          </w:p>
        </w:tc>
      </w:tr>
      <w:tr w:rsidR="00E36CE1">
        <w:trPr>
          <w:jc w:val="center"/>
        </w:trPr>
        <w:tc>
          <w:tcPr>
            <w:tcW w:w="1296" w:type="dxa"/>
          </w:tcPr>
          <w:p w:rsidR="00E36CE1" w:rsidRDefault="00000000">
            <w:pPr>
              <w:spacing w:after="0"/>
            </w:pPr>
            <w:r>
              <w:rPr>
                <w:sz w:val="15"/>
              </w:rPr>
              <w:t>Sprint 1</w:t>
            </w:r>
          </w:p>
        </w:tc>
        <w:tc>
          <w:tcPr>
            <w:tcW w:w="3456" w:type="dxa"/>
          </w:tcPr>
          <w:p w:rsidR="00E36CE1" w:rsidRDefault="00000000">
            <w:pPr>
              <w:spacing w:after="0"/>
            </w:pPr>
            <w:r>
              <w:rPr>
                <w:sz w:val="15"/>
              </w:rPr>
              <w:t>Identity and master data.</w:t>
            </w:r>
          </w:p>
        </w:tc>
        <w:tc>
          <w:tcPr>
            <w:tcW w:w="5904" w:type="dxa"/>
          </w:tcPr>
          <w:p w:rsidR="00E36CE1" w:rsidRDefault="00000000">
            <w:pPr>
              <w:spacing w:after="0"/>
            </w:pPr>
            <w:r>
              <w:rPr>
                <w:sz w:val="15"/>
              </w:rPr>
              <w:t>Login, JWT, roles, user admin, factories, lines, machines, products, shifts, reference data.</w:t>
            </w:r>
          </w:p>
        </w:tc>
      </w:tr>
      <w:tr w:rsidR="00E36CE1">
        <w:trPr>
          <w:jc w:val="center"/>
        </w:trPr>
        <w:tc>
          <w:tcPr>
            <w:tcW w:w="1296" w:type="dxa"/>
          </w:tcPr>
          <w:p w:rsidR="00E36CE1" w:rsidRDefault="00000000">
            <w:pPr>
              <w:spacing w:after="0"/>
            </w:pPr>
            <w:r>
              <w:rPr>
                <w:sz w:val="15"/>
              </w:rPr>
              <w:t>Sprint 2</w:t>
            </w:r>
          </w:p>
        </w:tc>
        <w:tc>
          <w:tcPr>
            <w:tcW w:w="3456" w:type="dxa"/>
          </w:tcPr>
          <w:p w:rsidR="00E36CE1" w:rsidRDefault="00000000">
            <w:pPr>
              <w:spacing w:after="0"/>
            </w:pPr>
            <w:r>
              <w:rPr>
                <w:sz w:val="15"/>
              </w:rPr>
              <w:t>CSV import and validation.</w:t>
            </w:r>
          </w:p>
        </w:tc>
        <w:tc>
          <w:tcPr>
            <w:tcW w:w="5904" w:type="dxa"/>
          </w:tcPr>
          <w:p w:rsidR="00E36CE1" w:rsidRDefault="00000000">
            <w:pPr>
              <w:spacing w:after="0"/>
            </w:pPr>
            <w:r>
              <w:rPr>
                <w:sz w:val="15"/>
              </w:rPr>
              <w:t>All four CSV import endpoints, import history, row-level errors, seed demo data.</w:t>
            </w:r>
          </w:p>
        </w:tc>
      </w:tr>
      <w:tr w:rsidR="00E36CE1">
        <w:trPr>
          <w:jc w:val="center"/>
        </w:trPr>
        <w:tc>
          <w:tcPr>
            <w:tcW w:w="1296" w:type="dxa"/>
          </w:tcPr>
          <w:p w:rsidR="00E36CE1" w:rsidRDefault="00000000">
            <w:pPr>
              <w:spacing w:after="0"/>
            </w:pPr>
            <w:r>
              <w:rPr>
                <w:sz w:val="15"/>
              </w:rPr>
              <w:t>Sprint 3</w:t>
            </w:r>
          </w:p>
        </w:tc>
        <w:tc>
          <w:tcPr>
            <w:tcW w:w="3456" w:type="dxa"/>
          </w:tcPr>
          <w:p w:rsidR="00E36CE1" w:rsidRDefault="00000000">
            <w:pPr>
              <w:spacing w:after="0"/>
            </w:pPr>
            <w:r>
              <w:rPr>
                <w:sz w:val="15"/>
              </w:rPr>
              <w:t>KPI dashboard.</w:t>
            </w:r>
          </w:p>
        </w:tc>
        <w:tc>
          <w:tcPr>
            <w:tcW w:w="5904" w:type="dxa"/>
          </w:tcPr>
          <w:p w:rsidR="00E36CE1" w:rsidRDefault="00000000">
            <w:pPr>
              <w:spacing w:after="0"/>
            </w:pPr>
            <w:r>
              <w:rPr>
                <w:sz w:val="15"/>
              </w:rPr>
              <w:t>Production, energy, downtime, scrap APIs and dashboard charts.</w:t>
            </w:r>
          </w:p>
        </w:tc>
      </w:tr>
      <w:tr w:rsidR="00E36CE1">
        <w:trPr>
          <w:jc w:val="center"/>
        </w:trPr>
        <w:tc>
          <w:tcPr>
            <w:tcW w:w="1296" w:type="dxa"/>
          </w:tcPr>
          <w:p w:rsidR="00E36CE1" w:rsidRDefault="00000000">
            <w:pPr>
              <w:spacing w:after="0"/>
            </w:pPr>
            <w:r>
              <w:rPr>
                <w:sz w:val="15"/>
              </w:rPr>
              <w:t>Sprint 4</w:t>
            </w:r>
          </w:p>
        </w:tc>
        <w:tc>
          <w:tcPr>
            <w:tcW w:w="3456" w:type="dxa"/>
          </w:tcPr>
          <w:p w:rsidR="00E36CE1" w:rsidRDefault="00000000">
            <w:pPr>
              <w:spacing w:after="0"/>
            </w:pPr>
            <w:r>
              <w:rPr>
                <w:sz w:val="15"/>
              </w:rPr>
              <w:t>Analytics and maintenance.</w:t>
            </w:r>
          </w:p>
        </w:tc>
        <w:tc>
          <w:tcPr>
            <w:tcW w:w="5904" w:type="dxa"/>
          </w:tcPr>
          <w:p w:rsidR="00E36CE1" w:rsidRDefault="00000000">
            <w:pPr>
              <w:spacing w:after="0"/>
            </w:pPr>
            <w:r>
              <w:rPr>
                <w:sz w:val="15"/>
              </w:rPr>
              <w:t>Anomaly detection, recommendation templates, maintenance tickets and machine history.</w:t>
            </w:r>
          </w:p>
        </w:tc>
      </w:tr>
      <w:tr w:rsidR="00E36CE1">
        <w:trPr>
          <w:jc w:val="center"/>
        </w:trPr>
        <w:tc>
          <w:tcPr>
            <w:tcW w:w="1296" w:type="dxa"/>
          </w:tcPr>
          <w:p w:rsidR="00E36CE1" w:rsidRDefault="00000000">
            <w:pPr>
              <w:spacing w:after="0"/>
            </w:pPr>
            <w:r>
              <w:rPr>
                <w:sz w:val="15"/>
              </w:rPr>
              <w:t>Sprint 5</w:t>
            </w:r>
          </w:p>
        </w:tc>
        <w:tc>
          <w:tcPr>
            <w:tcW w:w="3456" w:type="dxa"/>
          </w:tcPr>
          <w:p w:rsidR="00E36CE1" w:rsidRDefault="00000000">
            <w:pPr>
              <w:spacing w:after="0"/>
            </w:pPr>
            <w:r>
              <w:rPr>
                <w:sz w:val="15"/>
              </w:rPr>
              <w:t>Reports, audit, hardening and UAT.</w:t>
            </w:r>
          </w:p>
        </w:tc>
        <w:tc>
          <w:tcPr>
            <w:tcW w:w="5904" w:type="dxa"/>
          </w:tcPr>
          <w:p w:rsidR="00E36CE1" w:rsidRDefault="00000000">
            <w:pPr>
              <w:spacing w:after="0"/>
            </w:pPr>
            <w:r>
              <w:rPr>
                <w:sz w:val="15"/>
              </w:rPr>
              <w:t>PDF reports, audit log UI, performance checks, security tests, acceptance demo.</w:t>
            </w:r>
          </w:p>
        </w:tc>
      </w:tr>
    </w:tbl>
    <w:p w:rsidR="00E36CE1" w:rsidRDefault="00E36CE1"/>
    <w:p w:rsidR="00E36CE1" w:rsidRDefault="00000000">
      <w:pPr>
        <w:pStyle w:val="Heading2"/>
      </w:pPr>
      <w:r>
        <w:t>32.1 Definition of Done</w:t>
      </w:r>
    </w:p>
    <w:p w:rsidR="00E36CE1" w:rsidRDefault="00000000">
      <w:pPr>
        <w:pStyle w:val="ListBullet"/>
      </w:pPr>
      <w:r>
        <w:t>Feature implemented in backend and frontend where applicable.</w:t>
      </w:r>
    </w:p>
    <w:p w:rsidR="00E36CE1" w:rsidRDefault="00000000">
      <w:pPr>
        <w:pStyle w:val="ListBullet"/>
      </w:pPr>
      <w:r>
        <w:t>OpenAPI documentation updated automatically or verified.</w:t>
      </w:r>
    </w:p>
    <w:p w:rsidR="00E36CE1" w:rsidRDefault="00000000">
      <w:pPr>
        <w:pStyle w:val="ListBullet"/>
      </w:pPr>
      <w:r>
        <w:t>Unit and integration tests added for backend business logic.</w:t>
      </w:r>
    </w:p>
    <w:p w:rsidR="00E36CE1" w:rsidRDefault="00000000">
      <w:pPr>
        <w:pStyle w:val="ListBullet"/>
      </w:pPr>
      <w:r>
        <w:t>Role authorization tests added for protected endpoints.</w:t>
      </w:r>
    </w:p>
    <w:p w:rsidR="00E36CE1" w:rsidRDefault="00000000">
      <w:pPr>
        <w:pStyle w:val="ListBullet"/>
      </w:pPr>
      <w:r>
        <w:t>Liquibase migration included for schema changes.</w:t>
      </w:r>
    </w:p>
    <w:p w:rsidR="00E36CE1" w:rsidRDefault="00000000">
      <w:pPr>
        <w:pStyle w:val="ListBullet"/>
      </w:pPr>
      <w:r>
        <w:t>User-facing errors are readable in German where shown in UI.</w:t>
      </w:r>
    </w:p>
    <w:p w:rsidR="00E36CE1" w:rsidRDefault="00000000">
      <w:pPr>
        <w:pStyle w:val="ListBullet"/>
      </w:pPr>
      <w:r>
        <w:t>Code builds with ./mvnw clean verify and frontend build passes.</w:t>
      </w:r>
    </w:p>
    <w:p w:rsidR="00E36CE1" w:rsidRDefault="00000000">
      <w:pPr>
        <w:pStyle w:val="ListBullet"/>
      </w:pPr>
      <w:r>
        <w:t>README updated if setup or behavior changed.</w:t>
      </w:r>
    </w:p>
    <w:p w:rsidR="00E36CE1" w:rsidRDefault="00000000">
      <w:r>
        <w:br w:type="page"/>
      </w:r>
    </w:p>
    <w:p w:rsidR="00E36CE1" w:rsidRDefault="00000000">
      <w:pPr>
        <w:pStyle w:val="Heading1"/>
      </w:pPr>
      <w:r>
        <w:rPr>
          <w:color w:val="1F4E79"/>
        </w:rPr>
        <w:t>33. Codex Implementation Instructions</w:t>
      </w:r>
    </w:p>
    <w:p w:rsidR="00E36CE1" w:rsidRDefault="00000000">
      <w:r>
        <w:t>Codex shall be used as an implementation assistant, not as the architect of record. The specification is the source of truth. When Codex proposes a different technology, file structure or behavior, the developer shall reject it unless the specification is officially changed.</w:t>
      </w:r>
    </w:p>
    <w:p w:rsidR="00E36CE1" w:rsidRDefault="00000000">
      <w:pPr>
        <w:pStyle w:val="Heading2"/>
      </w:pPr>
      <w:r>
        <w:t>33.1 Standard Codex Prompt for Backend Feature</w:t>
      </w:r>
    </w:p>
    <w:p w:rsidR="00E36CE1" w:rsidRDefault="00000000">
      <w:pPr>
        <w:pStyle w:val="CodeBlock"/>
      </w:pPr>
      <w:r>
        <w:t>Implement the WerkPilot backend feature described below using Java 25 and Spring Boot 4.1.x.</w:t>
      </w:r>
      <w:r>
        <w:br/>
        <w:t>Respect the existing package structure under com.werkpilot.</w:t>
      </w:r>
      <w:r>
        <w:br/>
        <w:t>Use records for request/response DTOs.</w:t>
      </w:r>
      <w:r>
        <w:br/>
        <w:t>Do not expose JPA entities from controllers.</w:t>
      </w:r>
      <w:r>
        <w:br/>
        <w:t>Use constructor injection only.</w:t>
      </w:r>
      <w:r>
        <w:br/>
        <w:t>Use Liquibase for schema changes.</w:t>
      </w:r>
      <w:r>
        <w:br/>
        <w:t>Add unit tests and integration tests with Testcontainers if persistence is involved.</w:t>
      </w:r>
      <w:r>
        <w:br/>
        <w:t>Do not introduce Python, Node backend code, external AI calls, Lombok, or new frameworks.</w:t>
      </w:r>
      <w:r>
        <w:br/>
        <w:t>Feature: &lt;paste exact requirement IDs from cahier des charges&gt;.</w:t>
      </w:r>
    </w:p>
    <w:p w:rsidR="00E36CE1" w:rsidRDefault="00000000">
      <w:pPr>
        <w:pStyle w:val="Heading2"/>
      </w:pPr>
      <w:r>
        <w:t>33.2 Standard Codex Prompt for Debugging</w:t>
      </w:r>
    </w:p>
    <w:p w:rsidR="00E36CE1" w:rsidRDefault="00000000">
      <w:pPr>
        <w:pStyle w:val="CodeBlock"/>
      </w:pPr>
      <w:r>
        <w:t>Analyze the failing test or compile error in this Java 25 Spring Boot backend.</w:t>
      </w:r>
      <w:r>
        <w:br/>
        <w:t>Do not rewrite unrelated files.</w:t>
      </w:r>
      <w:r>
        <w:br/>
        <w:t>Explain the root cause briefly.</w:t>
      </w:r>
      <w:r>
        <w:br/>
        <w:t>Patch only the minimal files needed.</w:t>
      </w:r>
      <w:r>
        <w:br/>
        <w:t>Keep the public API behavior aligned with the cahier des charges.</w:t>
      </w:r>
      <w:r>
        <w:br/>
        <w:t>After patching, list the tests that should be run.</w:t>
      </w:r>
    </w:p>
    <w:p w:rsidR="00E36CE1" w:rsidRDefault="00000000">
      <w:pPr>
        <w:pStyle w:val="Heading2"/>
      </w:pPr>
      <w:r>
        <w:t>33.3 Forbidden Codex Outputs</w:t>
      </w:r>
    </w:p>
    <w:p w:rsidR="00E36CE1" w:rsidRDefault="00000000">
      <w:pPr>
        <w:pStyle w:val="ListBullet"/>
      </w:pPr>
      <w:r>
        <w:t>Replacing Spring Boot with another backend framework.</w:t>
      </w:r>
    </w:p>
    <w:p w:rsidR="00E36CE1" w:rsidRDefault="00000000">
      <w:pPr>
        <w:pStyle w:val="ListBullet"/>
      </w:pPr>
      <w:r>
        <w:t>Adding a Python microservice for analytics.</w:t>
      </w:r>
    </w:p>
    <w:p w:rsidR="00E36CE1" w:rsidRDefault="00000000">
      <w:pPr>
        <w:pStyle w:val="ListBullet"/>
      </w:pPr>
      <w:r>
        <w:t>Adding a direct PLC/SCADA connector.</w:t>
      </w:r>
    </w:p>
    <w:p w:rsidR="00E36CE1" w:rsidRDefault="00000000">
      <w:pPr>
        <w:pStyle w:val="ListBullet"/>
      </w:pPr>
      <w:r>
        <w:t>Changing KPI formulas.</w:t>
      </w:r>
    </w:p>
    <w:p w:rsidR="00E36CE1" w:rsidRDefault="00000000">
      <w:pPr>
        <w:pStyle w:val="ListBullet"/>
      </w:pPr>
      <w:r>
        <w:t>Skipping tests because generated code “looks correct.” The graveyard of software is full of things that looked correct.</w:t>
      </w:r>
    </w:p>
    <w:p w:rsidR="00E36CE1" w:rsidRDefault="00000000">
      <w:pPr>
        <w:pStyle w:val="ListBullet"/>
      </w:pPr>
      <w:r>
        <w:t>Adding hidden environment variables not documented in .env.example.</w:t>
      </w:r>
    </w:p>
    <w:p w:rsidR="00E36CE1" w:rsidRDefault="00000000">
      <w:pPr>
        <w:pStyle w:val="ListBullet"/>
      </w:pPr>
      <w:r>
        <w:t>Returning frontend-calculated business KPIs as final values.</w:t>
      </w:r>
    </w:p>
    <w:p w:rsidR="00E36CE1" w:rsidRDefault="00000000">
      <w:r>
        <w:br w:type="page"/>
      </w:r>
    </w:p>
    <w:p w:rsidR="00E36CE1" w:rsidRDefault="00000000">
      <w:pPr>
        <w:pStyle w:val="Heading1"/>
      </w:pPr>
      <w:r>
        <w:rPr>
          <w:color w:val="1F4E79"/>
        </w:rPr>
        <w:t>34. Sample Data and Templates</w:t>
      </w:r>
    </w:p>
    <w:p w:rsidR="00E36CE1" w:rsidRDefault="00000000">
      <w:r>
        <w:t>The repository shall include sample data that makes the MVP demonstrable without a real factory export. Demo data shall be realistic but fictional.</w:t>
      </w:r>
    </w:p>
    <w:p w:rsidR="00E36CE1" w:rsidRDefault="00000000">
      <w:pPr>
        <w:pStyle w:val="Heading2"/>
      </w:pPr>
      <w:r>
        <w:t>34.1 Required Demo Master Data</w:t>
      </w:r>
    </w:p>
    <w:tbl>
      <w:tblPr>
        <w:tblStyle w:val="TableGrid"/>
        <w:tblW w:w="0" w:type="auto"/>
        <w:jc w:val="center"/>
        <w:tblLook w:val="04A0" w:firstRow="1" w:lastRow="0" w:firstColumn="1" w:lastColumn="0" w:noHBand="0" w:noVBand="1"/>
      </w:tblPr>
      <w:tblGrid>
        <w:gridCol w:w="2491"/>
        <w:gridCol w:w="7508"/>
      </w:tblGrid>
      <w:tr w:rsidR="00E36CE1">
        <w:trPr>
          <w:tblHeader/>
          <w:jc w:val="center"/>
        </w:trPr>
        <w:tc>
          <w:tcPr>
            <w:tcW w:w="2592" w:type="dxa"/>
            <w:shd w:val="clear" w:color="auto" w:fill="D9EAF7"/>
          </w:tcPr>
          <w:p w:rsidR="00E36CE1" w:rsidRDefault="00000000">
            <w:pPr>
              <w:spacing w:after="0"/>
            </w:pPr>
            <w:r>
              <w:rPr>
                <w:b/>
                <w:sz w:val="15"/>
              </w:rPr>
              <w:t>Entity</w:t>
            </w:r>
          </w:p>
        </w:tc>
        <w:tc>
          <w:tcPr>
            <w:tcW w:w="7920" w:type="dxa"/>
            <w:shd w:val="clear" w:color="auto" w:fill="D9EAF7"/>
          </w:tcPr>
          <w:p w:rsidR="00E36CE1" w:rsidRDefault="00000000">
            <w:pPr>
              <w:spacing w:after="0"/>
            </w:pPr>
            <w:r>
              <w:rPr>
                <w:b/>
                <w:sz w:val="15"/>
              </w:rPr>
              <w:t>Minimum demo records</w:t>
            </w:r>
          </w:p>
        </w:tc>
      </w:tr>
      <w:tr w:rsidR="00E36CE1">
        <w:trPr>
          <w:jc w:val="center"/>
        </w:trPr>
        <w:tc>
          <w:tcPr>
            <w:tcW w:w="2592" w:type="dxa"/>
          </w:tcPr>
          <w:p w:rsidR="00E36CE1" w:rsidRDefault="00000000">
            <w:pPr>
              <w:spacing w:after="0"/>
            </w:pPr>
            <w:r>
              <w:rPr>
                <w:sz w:val="15"/>
              </w:rPr>
              <w:t>Factory</w:t>
            </w:r>
          </w:p>
        </w:tc>
        <w:tc>
          <w:tcPr>
            <w:tcW w:w="7920" w:type="dxa"/>
          </w:tcPr>
          <w:p w:rsidR="00E36CE1" w:rsidRDefault="00000000">
            <w:pPr>
              <w:spacing w:after="0"/>
            </w:pPr>
            <w:r>
              <w:rPr>
                <w:sz w:val="15"/>
              </w:rPr>
              <w:t>1 factory: VLBG Demo Plant.</w:t>
            </w:r>
          </w:p>
        </w:tc>
      </w:tr>
      <w:tr w:rsidR="00E36CE1">
        <w:trPr>
          <w:jc w:val="center"/>
        </w:trPr>
        <w:tc>
          <w:tcPr>
            <w:tcW w:w="2592" w:type="dxa"/>
          </w:tcPr>
          <w:p w:rsidR="00E36CE1" w:rsidRDefault="00000000">
            <w:pPr>
              <w:spacing w:after="0"/>
            </w:pPr>
            <w:r>
              <w:rPr>
                <w:sz w:val="15"/>
              </w:rPr>
              <w:t>Production lines</w:t>
            </w:r>
          </w:p>
        </w:tc>
        <w:tc>
          <w:tcPr>
            <w:tcW w:w="7920" w:type="dxa"/>
          </w:tcPr>
          <w:p w:rsidR="00E36CE1" w:rsidRDefault="00000000">
            <w:pPr>
              <w:spacing w:after="0"/>
            </w:pPr>
            <w:r>
              <w:rPr>
                <w:sz w:val="15"/>
              </w:rPr>
              <w:t>3 lines: L-1 Assembly, L-2 Machining, L-3 Packaging.</w:t>
            </w:r>
          </w:p>
        </w:tc>
      </w:tr>
      <w:tr w:rsidR="00E36CE1">
        <w:trPr>
          <w:jc w:val="center"/>
        </w:trPr>
        <w:tc>
          <w:tcPr>
            <w:tcW w:w="2592" w:type="dxa"/>
          </w:tcPr>
          <w:p w:rsidR="00E36CE1" w:rsidRDefault="00000000">
            <w:pPr>
              <w:spacing w:after="0"/>
            </w:pPr>
            <w:r>
              <w:rPr>
                <w:sz w:val="15"/>
              </w:rPr>
              <w:t>Machines</w:t>
            </w:r>
          </w:p>
        </w:tc>
        <w:tc>
          <w:tcPr>
            <w:tcW w:w="7920" w:type="dxa"/>
          </w:tcPr>
          <w:p w:rsidR="00E36CE1" w:rsidRDefault="00000000">
            <w:pPr>
              <w:spacing w:after="0"/>
            </w:pPr>
            <w:r>
              <w:rPr>
                <w:sz w:val="15"/>
              </w:rPr>
              <w:t>At least 10 machines distributed across lines.</w:t>
            </w:r>
          </w:p>
        </w:tc>
      </w:tr>
      <w:tr w:rsidR="00E36CE1">
        <w:trPr>
          <w:jc w:val="center"/>
        </w:trPr>
        <w:tc>
          <w:tcPr>
            <w:tcW w:w="2592" w:type="dxa"/>
          </w:tcPr>
          <w:p w:rsidR="00E36CE1" w:rsidRDefault="00000000">
            <w:pPr>
              <w:spacing w:after="0"/>
            </w:pPr>
            <w:r>
              <w:rPr>
                <w:sz w:val="15"/>
              </w:rPr>
              <w:t>Products</w:t>
            </w:r>
          </w:p>
        </w:tc>
        <w:tc>
          <w:tcPr>
            <w:tcW w:w="7920" w:type="dxa"/>
          </w:tcPr>
          <w:p w:rsidR="00E36CE1" w:rsidRDefault="00000000">
            <w:pPr>
              <w:spacing w:after="0"/>
            </w:pPr>
            <w:r>
              <w:rPr>
                <w:sz w:val="15"/>
              </w:rPr>
              <w:t>At least 6 products or product families.</w:t>
            </w:r>
          </w:p>
        </w:tc>
      </w:tr>
      <w:tr w:rsidR="00E36CE1">
        <w:trPr>
          <w:jc w:val="center"/>
        </w:trPr>
        <w:tc>
          <w:tcPr>
            <w:tcW w:w="2592" w:type="dxa"/>
          </w:tcPr>
          <w:p w:rsidR="00E36CE1" w:rsidRDefault="00000000">
            <w:pPr>
              <w:spacing w:after="0"/>
            </w:pPr>
            <w:r>
              <w:rPr>
                <w:sz w:val="15"/>
              </w:rPr>
              <w:t>Shifts</w:t>
            </w:r>
          </w:p>
        </w:tc>
        <w:tc>
          <w:tcPr>
            <w:tcW w:w="7920" w:type="dxa"/>
          </w:tcPr>
          <w:p w:rsidR="00E36CE1" w:rsidRDefault="00000000">
            <w:pPr>
              <w:spacing w:after="0"/>
            </w:pPr>
            <w:r>
              <w:rPr>
                <w:sz w:val="15"/>
              </w:rPr>
              <w:t>Morning, Afternoon, Night with planned minutes.</w:t>
            </w:r>
          </w:p>
        </w:tc>
      </w:tr>
      <w:tr w:rsidR="00E36CE1">
        <w:trPr>
          <w:jc w:val="center"/>
        </w:trPr>
        <w:tc>
          <w:tcPr>
            <w:tcW w:w="2592" w:type="dxa"/>
          </w:tcPr>
          <w:p w:rsidR="00E36CE1" w:rsidRDefault="00000000">
            <w:pPr>
              <w:spacing w:after="0"/>
            </w:pPr>
            <w:r>
              <w:rPr>
                <w:sz w:val="15"/>
              </w:rPr>
              <w:t>Downtime reasons</w:t>
            </w:r>
          </w:p>
        </w:tc>
        <w:tc>
          <w:tcPr>
            <w:tcW w:w="7920" w:type="dxa"/>
          </w:tcPr>
          <w:p w:rsidR="00E36CE1" w:rsidRDefault="00000000">
            <w:pPr>
              <w:spacing w:after="0"/>
            </w:pPr>
            <w:r>
              <w:rPr>
                <w:sz w:val="15"/>
              </w:rPr>
              <w:t>Tool change, material wait, setup, maintenance, error, cleaning.</w:t>
            </w:r>
          </w:p>
        </w:tc>
      </w:tr>
      <w:tr w:rsidR="00E36CE1">
        <w:trPr>
          <w:jc w:val="center"/>
        </w:trPr>
        <w:tc>
          <w:tcPr>
            <w:tcW w:w="2592" w:type="dxa"/>
          </w:tcPr>
          <w:p w:rsidR="00E36CE1" w:rsidRDefault="00000000">
            <w:pPr>
              <w:spacing w:after="0"/>
            </w:pPr>
            <w:r>
              <w:rPr>
                <w:sz w:val="15"/>
              </w:rPr>
              <w:t>Scrap categories</w:t>
            </w:r>
          </w:p>
        </w:tc>
        <w:tc>
          <w:tcPr>
            <w:tcW w:w="7920" w:type="dxa"/>
          </w:tcPr>
          <w:p w:rsidR="00E36CE1" w:rsidRDefault="00000000">
            <w:pPr>
              <w:spacing w:after="0"/>
            </w:pPr>
            <w:r>
              <w:rPr>
                <w:sz w:val="15"/>
              </w:rPr>
              <w:t>Dimensional defect, surface defect, material defect, process error, unknown.</w:t>
            </w:r>
          </w:p>
        </w:tc>
      </w:tr>
      <w:tr w:rsidR="00E36CE1">
        <w:trPr>
          <w:jc w:val="center"/>
        </w:trPr>
        <w:tc>
          <w:tcPr>
            <w:tcW w:w="2592" w:type="dxa"/>
          </w:tcPr>
          <w:p w:rsidR="00E36CE1" w:rsidRDefault="00000000">
            <w:pPr>
              <w:spacing w:after="0"/>
            </w:pPr>
            <w:r>
              <w:rPr>
                <w:sz w:val="15"/>
              </w:rPr>
              <w:t>Users</w:t>
            </w:r>
          </w:p>
        </w:tc>
        <w:tc>
          <w:tcPr>
            <w:tcW w:w="7920" w:type="dxa"/>
          </w:tcPr>
          <w:p w:rsidR="00E36CE1" w:rsidRDefault="00000000">
            <w:pPr>
              <w:spacing w:after="0"/>
            </w:pPr>
            <w:r>
              <w:rPr>
                <w:sz w:val="15"/>
              </w:rPr>
              <w:t>One demo user for each role in local profile only.</w:t>
            </w:r>
          </w:p>
        </w:tc>
      </w:tr>
    </w:tbl>
    <w:p w:rsidR="00E36CE1" w:rsidRDefault="00E36CE1"/>
    <w:p w:rsidR="00E36CE1" w:rsidRDefault="00000000">
      <w:pPr>
        <w:pStyle w:val="Heading2"/>
      </w:pPr>
      <w:r>
        <w:t>34.2 Example Energy CSV</w:t>
      </w:r>
    </w:p>
    <w:p w:rsidR="00E36CE1" w:rsidRDefault="00000000">
      <w:pPr>
        <w:pStyle w:val="CodeBlock"/>
      </w:pPr>
      <w:r>
        <w:t>period_start,period_end,factory_code,line_code,machine_code,shift_code,energy_kwh</w:t>
      </w:r>
      <w:r>
        <w:br/>
        <w:t>2026-07-01T08:00:00+02:00,2026-07-01T09:00:00+02:00,VLBG,L-2,M-04,MORNING,42.500</w:t>
      </w:r>
      <w:r>
        <w:br/>
        <w:t>2026-07-01T09:00:00+02:00,2026-07-01T10:00:00+02:00,VLBG,L-2,M-04,MORNING,44.100</w:t>
      </w:r>
      <w:r>
        <w:br/>
        <w:t>2026-07-01T10:00:00+02:00,2026-07-01T11:00:00+02:00,VLBG,L-2,M-04,MORNING,68.800</w:t>
      </w:r>
    </w:p>
    <w:p w:rsidR="00E36CE1" w:rsidRDefault="00000000">
      <w:pPr>
        <w:pStyle w:val="Heading2"/>
      </w:pPr>
      <w:r>
        <w:t>34.3 Expected Demo Anomaly</w:t>
      </w:r>
    </w:p>
    <w:tbl>
      <w:tblPr>
        <w:tblStyle w:val="TableGrid"/>
        <w:tblW w:w="0" w:type="auto"/>
        <w:jc w:val="center"/>
        <w:tblLook w:val="04A0" w:firstRow="1" w:lastRow="0" w:firstColumn="1" w:lastColumn="0" w:noHBand="0" w:noVBand="1"/>
      </w:tblPr>
      <w:tblGrid>
        <w:gridCol w:w="4627"/>
        <w:gridCol w:w="5372"/>
      </w:tblGrid>
      <w:tr w:rsidR="00E36CE1">
        <w:trPr>
          <w:tblHeader/>
          <w:jc w:val="center"/>
        </w:trPr>
        <w:tc>
          <w:tcPr>
            <w:tcW w:w="4896" w:type="dxa"/>
            <w:shd w:val="clear" w:color="auto" w:fill="D9EAF7"/>
          </w:tcPr>
          <w:p w:rsidR="00E36CE1" w:rsidRDefault="00000000">
            <w:pPr>
              <w:spacing w:after="0"/>
            </w:pPr>
            <w:r>
              <w:rPr>
                <w:b/>
                <w:sz w:val="14"/>
              </w:rPr>
              <w:t>Input condition</w:t>
            </w:r>
          </w:p>
        </w:tc>
        <w:tc>
          <w:tcPr>
            <w:tcW w:w="5616" w:type="dxa"/>
            <w:shd w:val="clear" w:color="auto" w:fill="D9EAF7"/>
          </w:tcPr>
          <w:p w:rsidR="00E36CE1" w:rsidRDefault="00000000">
            <w:pPr>
              <w:spacing w:after="0"/>
            </w:pPr>
            <w:r>
              <w:rPr>
                <w:b/>
                <w:sz w:val="14"/>
              </w:rPr>
              <w:t>Expected system output</w:t>
            </w:r>
          </w:p>
        </w:tc>
      </w:tr>
      <w:tr w:rsidR="00E36CE1">
        <w:trPr>
          <w:jc w:val="center"/>
        </w:trPr>
        <w:tc>
          <w:tcPr>
            <w:tcW w:w="4896" w:type="dxa"/>
          </w:tcPr>
          <w:p w:rsidR="00E36CE1" w:rsidRDefault="00000000">
            <w:pPr>
              <w:spacing w:after="0"/>
            </w:pPr>
            <w:r>
              <w:rPr>
                <w:sz w:val="14"/>
              </w:rPr>
              <w:t>Machine M-04 energy jumps above baseline while units produced stay normal.</w:t>
            </w:r>
          </w:p>
        </w:tc>
        <w:tc>
          <w:tcPr>
            <w:tcW w:w="5616" w:type="dxa"/>
          </w:tcPr>
          <w:p w:rsidR="00E36CE1" w:rsidRDefault="00000000">
            <w:pPr>
              <w:spacing w:after="0"/>
            </w:pPr>
            <w:r>
              <w:rPr>
                <w:sz w:val="14"/>
              </w:rPr>
              <w:t>ENERGY_ABOVE_BASELINE anomaly with HIGH severity and recommendation to inspect compressed air, motor temperature and setup.</w:t>
            </w:r>
          </w:p>
        </w:tc>
      </w:tr>
      <w:tr w:rsidR="00E36CE1">
        <w:trPr>
          <w:jc w:val="center"/>
        </w:trPr>
        <w:tc>
          <w:tcPr>
            <w:tcW w:w="4896" w:type="dxa"/>
          </w:tcPr>
          <w:p w:rsidR="00E36CE1" w:rsidRDefault="00000000">
            <w:pPr>
              <w:spacing w:after="0"/>
            </w:pPr>
            <w:r>
              <w:rPr>
                <w:sz w:val="14"/>
              </w:rPr>
              <w:t>Scrap count doubles for product P-03 on same machine in night shift.</w:t>
            </w:r>
          </w:p>
        </w:tc>
        <w:tc>
          <w:tcPr>
            <w:tcW w:w="5616" w:type="dxa"/>
          </w:tcPr>
          <w:p w:rsidR="00E36CE1" w:rsidRDefault="00000000">
            <w:pPr>
              <w:spacing w:after="0"/>
            </w:pPr>
            <w:r>
              <w:rPr>
                <w:sz w:val="14"/>
              </w:rPr>
              <w:t>SCRAP_RATE_HIGH anomaly with recommendation to inspect tooling, material batch and calibration.</w:t>
            </w:r>
          </w:p>
        </w:tc>
      </w:tr>
      <w:tr w:rsidR="00E36CE1">
        <w:trPr>
          <w:jc w:val="center"/>
        </w:trPr>
        <w:tc>
          <w:tcPr>
            <w:tcW w:w="4896" w:type="dxa"/>
          </w:tcPr>
          <w:p w:rsidR="00E36CE1" w:rsidRDefault="00000000">
            <w:pPr>
              <w:spacing w:after="0"/>
            </w:pPr>
            <w:r>
              <w:rPr>
                <w:sz w:val="14"/>
              </w:rPr>
              <w:t>Machine M-07 has three maintenance tickets in 30 days for similar category.</w:t>
            </w:r>
          </w:p>
        </w:tc>
        <w:tc>
          <w:tcPr>
            <w:tcW w:w="5616" w:type="dxa"/>
          </w:tcPr>
          <w:p w:rsidR="00E36CE1" w:rsidRDefault="00000000">
            <w:pPr>
              <w:spacing w:after="0"/>
            </w:pPr>
            <w:r>
              <w:rPr>
                <w:sz w:val="14"/>
              </w:rPr>
              <w:t>RECURRING_TICKET_PATTERN anomaly or recommendation for root-cause analysis.</w:t>
            </w:r>
          </w:p>
        </w:tc>
      </w:tr>
    </w:tbl>
    <w:p w:rsidR="00E36CE1" w:rsidRDefault="00E36CE1"/>
    <w:p w:rsidR="00E36CE1" w:rsidRDefault="00000000">
      <w:r>
        <w:br w:type="page"/>
      </w:r>
    </w:p>
    <w:p w:rsidR="00E36CE1" w:rsidRDefault="00000000">
      <w:pPr>
        <w:pStyle w:val="Heading1"/>
      </w:pPr>
      <w:r>
        <w:rPr>
          <w:color w:val="1F4E79"/>
        </w:rPr>
        <w:t>35. Risks, Assumptions and Dependencies</w:t>
      </w:r>
    </w:p>
    <w:p w:rsidR="00E36CE1" w:rsidRDefault="00000000">
      <w:pPr>
        <w:pStyle w:val="Heading2"/>
      </w:pPr>
      <w:r>
        <w:t>35.1 Risks</w:t>
      </w:r>
    </w:p>
    <w:tbl>
      <w:tblPr>
        <w:tblStyle w:val="TableGrid"/>
        <w:tblW w:w="0" w:type="auto"/>
        <w:jc w:val="center"/>
        <w:tblLook w:val="04A0" w:firstRow="1" w:lastRow="0" w:firstColumn="1" w:lastColumn="0" w:noHBand="0" w:noVBand="1"/>
      </w:tblPr>
      <w:tblGrid>
        <w:gridCol w:w="3165"/>
        <w:gridCol w:w="3009"/>
        <w:gridCol w:w="3825"/>
      </w:tblGrid>
      <w:tr w:rsidR="00E36CE1">
        <w:trPr>
          <w:tblHeader/>
          <w:jc w:val="center"/>
        </w:trPr>
        <w:tc>
          <w:tcPr>
            <w:tcW w:w="3312" w:type="dxa"/>
            <w:shd w:val="clear" w:color="auto" w:fill="D9EAF7"/>
          </w:tcPr>
          <w:p w:rsidR="00E36CE1" w:rsidRDefault="00000000">
            <w:pPr>
              <w:spacing w:after="0"/>
            </w:pPr>
            <w:r>
              <w:rPr>
                <w:b/>
                <w:sz w:val="15"/>
              </w:rPr>
              <w:t>Risk</w:t>
            </w:r>
          </w:p>
        </w:tc>
        <w:tc>
          <w:tcPr>
            <w:tcW w:w="3168" w:type="dxa"/>
            <w:shd w:val="clear" w:color="auto" w:fill="D9EAF7"/>
          </w:tcPr>
          <w:p w:rsidR="00E36CE1" w:rsidRDefault="00000000">
            <w:pPr>
              <w:spacing w:after="0"/>
            </w:pPr>
            <w:r>
              <w:rPr>
                <w:b/>
                <w:sz w:val="15"/>
              </w:rPr>
              <w:t>Impact</w:t>
            </w:r>
          </w:p>
        </w:tc>
        <w:tc>
          <w:tcPr>
            <w:tcW w:w="4032" w:type="dxa"/>
            <w:shd w:val="clear" w:color="auto" w:fill="D9EAF7"/>
          </w:tcPr>
          <w:p w:rsidR="00E36CE1" w:rsidRDefault="00000000">
            <w:pPr>
              <w:spacing w:after="0"/>
            </w:pPr>
            <w:r>
              <w:rPr>
                <w:b/>
                <w:sz w:val="15"/>
              </w:rPr>
              <w:t>Mitigation</w:t>
            </w:r>
          </w:p>
        </w:tc>
      </w:tr>
      <w:tr w:rsidR="00E36CE1">
        <w:trPr>
          <w:jc w:val="center"/>
        </w:trPr>
        <w:tc>
          <w:tcPr>
            <w:tcW w:w="3312" w:type="dxa"/>
          </w:tcPr>
          <w:p w:rsidR="00E36CE1" w:rsidRDefault="00000000">
            <w:pPr>
              <w:spacing w:after="0"/>
            </w:pPr>
            <w:r>
              <w:rPr>
                <w:sz w:val="15"/>
              </w:rPr>
              <w:t>Poor CSV data quality from pilot company.</w:t>
            </w:r>
          </w:p>
        </w:tc>
        <w:tc>
          <w:tcPr>
            <w:tcW w:w="3168" w:type="dxa"/>
          </w:tcPr>
          <w:p w:rsidR="00E36CE1" w:rsidRDefault="00000000">
            <w:pPr>
              <w:spacing w:after="0"/>
            </w:pPr>
            <w:r>
              <w:rPr>
                <w:sz w:val="15"/>
              </w:rPr>
              <w:t>Dashboards may show misleading results.</w:t>
            </w:r>
          </w:p>
        </w:tc>
        <w:tc>
          <w:tcPr>
            <w:tcW w:w="4032" w:type="dxa"/>
          </w:tcPr>
          <w:p w:rsidR="00E36CE1" w:rsidRDefault="00000000">
            <w:pPr>
              <w:spacing w:after="0"/>
            </w:pPr>
            <w:r>
              <w:rPr>
                <w:sz w:val="15"/>
              </w:rPr>
              <w:t>Strict validation, clear templates and import error reports.</w:t>
            </w:r>
          </w:p>
        </w:tc>
      </w:tr>
      <w:tr w:rsidR="00E36CE1">
        <w:trPr>
          <w:jc w:val="center"/>
        </w:trPr>
        <w:tc>
          <w:tcPr>
            <w:tcW w:w="3312" w:type="dxa"/>
          </w:tcPr>
          <w:p w:rsidR="00E36CE1" w:rsidRDefault="00000000">
            <w:pPr>
              <w:spacing w:after="0"/>
            </w:pPr>
            <w:r>
              <w:rPr>
                <w:sz w:val="15"/>
              </w:rPr>
              <w:t>Java 25 library compatibility issue with a third-party library.</w:t>
            </w:r>
          </w:p>
        </w:tc>
        <w:tc>
          <w:tcPr>
            <w:tcW w:w="3168" w:type="dxa"/>
          </w:tcPr>
          <w:p w:rsidR="00E36CE1" w:rsidRDefault="00000000">
            <w:pPr>
              <w:spacing w:after="0"/>
            </w:pPr>
            <w:r>
              <w:rPr>
                <w:sz w:val="15"/>
              </w:rPr>
              <w:t>Build or runtime problems.</w:t>
            </w:r>
          </w:p>
        </w:tc>
        <w:tc>
          <w:tcPr>
            <w:tcW w:w="4032" w:type="dxa"/>
          </w:tcPr>
          <w:p w:rsidR="00E36CE1" w:rsidRDefault="00000000">
            <w:pPr>
              <w:spacing w:after="0"/>
            </w:pPr>
            <w:r>
              <w:rPr>
                <w:sz w:val="15"/>
              </w:rPr>
              <w:t>Use Spring Boot managed dependencies and avoid unnecessary libraries.</w:t>
            </w:r>
          </w:p>
        </w:tc>
      </w:tr>
      <w:tr w:rsidR="00E36CE1">
        <w:trPr>
          <w:jc w:val="center"/>
        </w:trPr>
        <w:tc>
          <w:tcPr>
            <w:tcW w:w="3312" w:type="dxa"/>
          </w:tcPr>
          <w:p w:rsidR="00E36CE1" w:rsidRDefault="00000000">
            <w:pPr>
              <w:spacing w:after="0"/>
            </w:pPr>
            <w:r>
              <w:rPr>
                <w:sz w:val="15"/>
              </w:rPr>
              <w:t>Stakeholders request real-time machine integration during MVP.</w:t>
            </w:r>
          </w:p>
        </w:tc>
        <w:tc>
          <w:tcPr>
            <w:tcW w:w="3168" w:type="dxa"/>
          </w:tcPr>
          <w:p w:rsidR="00E36CE1" w:rsidRDefault="00000000">
            <w:pPr>
              <w:spacing w:after="0"/>
            </w:pPr>
            <w:r>
              <w:rPr>
                <w:sz w:val="15"/>
              </w:rPr>
              <w:t>Scope explosion.</w:t>
            </w:r>
          </w:p>
        </w:tc>
        <w:tc>
          <w:tcPr>
            <w:tcW w:w="4032" w:type="dxa"/>
          </w:tcPr>
          <w:p w:rsidR="00E36CE1" w:rsidRDefault="00000000">
            <w:pPr>
              <w:spacing w:after="0"/>
            </w:pPr>
            <w:r>
              <w:rPr>
                <w:sz w:val="15"/>
              </w:rPr>
              <w:t>Refer to out-of-scope section and create Phase 2 backlog.</w:t>
            </w:r>
          </w:p>
        </w:tc>
      </w:tr>
      <w:tr w:rsidR="00E36CE1">
        <w:trPr>
          <w:jc w:val="center"/>
        </w:trPr>
        <w:tc>
          <w:tcPr>
            <w:tcW w:w="3312" w:type="dxa"/>
          </w:tcPr>
          <w:p w:rsidR="00E36CE1" w:rsidRDefault="00000000">
            <w:pPr>
              <w:spacing w:after="0"/>
            </w:pPr>
            <w:r>
              <w:rPr>
                <w:sz w:val="15"/>
              </w:rPr>
              <w:t>KPI definitions differ between companies.</w:t>
            </w:r>
          </w:p>
        </w:tc>
        <w:tc>
          <w:tcPr>
            <w:tcW w:w="3168" w:type="dxa"/>
          </w:tcPr>
          <w:p w:rsidR="00E36CE1" w:rsidRDefault="00000000">
            <w:pPr>
              <w:spacing w:after="0"/>
            </w:pPr>
            <w:r>
              <w:rPr>
                <w:sz w:val="15"/>
              </w:rPr>
              <w:t>Pilot disagreement about values.</w:t>
            </w:r>
          </w:p>
        </w:tc>
        <w:tc>
          <w:tcPr>
            <w:tcW w:w="4032" w:type="dxa"/>
          </w:tcPr>
          <w:p w:rsidR="00E36CE1" w:rsidRDefault="00000000">
            <w:pPr>
              <w:spacing w:after="0"/>
            </w:pPr>
            <w:r>
              <w:rPr>
                <w:sz w:val="15"/>
              </w:rPr>
              <w:t>Document formulas and allow only admin-configured thresholds, not formula changes.</w:t>
            </w:r>
          </w:p>
        </w:tc>
      </w:tr>
      <w:tr w:rsidR="00E36CE1">
        <w:trPr>
          <w:jc w:val="center"/>
        </w:trPr>
        <w:tc>
          <w:tcPr>
            <w:tcW w:w="3312" w:type="dxa"/>
          </w:tcPr>
          <w:p w:rsidR="00E36CE1" w:rsidRDefault="00000000">
            <w:pPr>
              <w:spacing w:after="0"/>
            </w:pPr>
            <w:r>
              <w:rPr>
                <w:sz w:val="15"/>
              </w:rPr>
              <w:t>Performance issues with large imports.</w:t>
            </w:r>
          </w:p>
        </w:tc>
        <w:tc>
          <w:tcPr>
            <w:tcW w:w="3168" w:type="dxa"/>
          </w:tcPr>
          <w:p w:rsidR="00E36CE1" w:rsidRDefault="00000000">
            <w:pPr>
              <w:spacing w:after="0"/>
            </w:pPr>
            <w:r>
              <w:rPr>
                <w:sz w:val="15"/>
              </w:rPr>
              <w:t>Slow pilot experience.</w:t>
            </w:r>
          </w:p>
        </w:tc>
        <w:tc>
          <w:tcPr>
            <w:tcW w:w="4032" w:type="dxa"/>
          </w:tcPr>
          <w:p w:rsidR="00E36CE1" w:rsidRDefault="00000000">
            <w:pPr>
              <w:spacing w:after="0"/>
            </w:pPr>
            <w:r>
              <w:rPr>
                <w:sz w:val="15"/>
              </w:rPr>
              <w:t>Batch processing, indexes and performance test dataset.</w:t>
            </w:r>
          </w:p>
        </w:tc>
      </w:tr>
      <w:tr w:rsidR="00E36CE1">
        <w:trPr>
          <w:jc w:val="center"/>
        </w:trPr>
        <w:tc>
          <w:tcPr>
            <w:tcW w:w="3312" w:type="dxa"/>
          </w:tcPr>
          <w:p w:rsidR="00E36CE1" w:rsidRDefault="00000000">
            <w:pPr>
              <w:spacing w:after="0"/>
            </w:pPr>
            <w:r>
              <w:rPr>
                <w:sz w:val="15"/>
              </w:rPr>
              <w:t>Users interpret recommendations as certified maintenance diagnosis.</w:t>
            </w:r>
          </w:p>
        </w:tc>
        <w:tc>
          <w:tcPr>
            <w:tcW w:w="3168" w:type="dxa"/>
          </w:tcPr>
          <w:p w:rsidR="00E36CE1" w:rsidRDefault="00000000">
            <w:pPr>
              <w:spacing w:after="0"/>
            </w:pPr>
            <w:r>
              <w:rPr>
                <w:sz w:val="15"/>
              </w:rPr>
              <w:t>Operational misuse.</w:t>
            </w:r>
          </w:p>
        </w:tc>
        <w:tc>
          <w:tcPr>
            <w:tcW w:w="4032" w:type="dxa"/>
          </w:tcPr>
          <w:p w:rsidR="00E36CE1" w:rsidRDefault="00000000">
            <w:pPr>
              <w:spacing w:after="0"/>
            </w:pPr>
            <w:del w:id="345" w:author="CR-001 (Mohamed – Option B)" w:date="2026-07-05T00:00:00Z">
              <w:r>
                <w:rPr>
                  <w:sz w:val="15"/>
                </w:rPr>
                <w:delText>Decision-support disclaimer in UI and reports.</w:delText>
              </w:r>
            </w:del>
            <w:ins w:id="346" w:author="CR-001 (Mohamed – Option B)" w:date="2026-07-05T00:00:00Z">
              <w:r>
                <w:rPr>
                  <w:sz w:val="15"/>
                </w:rPr>
                <w:t>Decision-support disclaimer in UI and reports, with the contractual text, display locations, and tests defined in Section 23.5.</w:t>
              </w:r>
            </w:ins>
          </w:p>
        </w:tc>
      </w:tr>
    </w:tbl>
    <w:p w:rsidR="00E36CE1" w:rsidRDefault="00E36CE1"/>
    <w:p w:rsidR="00E36CE1" w:rsidRDefault="00000000">
      <w:pPr>
        <w:pStyle w:val="Heading2"/>
      </w:pPr>
      <w:r>
        <w:t>35.2 Assumptions</w:t>
      </w:r>
    </w:p>
    <w:p w:rsidR="00E36CE1" w:rsidRDefault="00000000">
      <w:pPr>
        <w:pStyle w:val="ListBullet"/>
      </w:pPr>
      <w:r>
        <w:t>Pilot company can provide CSV exports or manually prepared CSV data.</w:t>
      </w:r>
    </w:p>
    <w:p w:rsidR="00E36CE1" w:rsidRDefault="00000000">
      <w:pPr>
        <w:pStyle w:val="ListBullet"/>
      </w:pPr>
      <w:r>
        <w:t>Each machine and production line can be assigned stable codes.</w:t>
      </w:r>
    </w:p>
    <w:p w:rsidR="00E36CE1" w:rsidRDefault="00000000">
      <w:pPr>
        <w:pStyle w:val="ListBullet"/>
      </w:pPr>
      <w:r>
        <w:t>Energy values are available at least hourly or shift-level for useful analysis.</w:t>
      </w:r>
    </w:p>
    <w:p w:rsidR="00E36CE1" w:rsidRDefault="00000000">
      <w:pPr>
        <w:pStyle w:val="ListBullet"/>
      </w:pPr>
      <w:r>
        <w:t>Users accept browser-based access on company network or pilot workstation.</w:t>
      </w:r>
    </w:p>
    <w:p w:rsidR="00E36CE1" w:rsidRDefault="00000000">
      <w:pPr>
        <w:pStyle w:val="ListBullet"/>
      </w:pPr>
      <w:r>
        <w:t>The first pilot does not require direct connection to industrial control systems.</w:t>
      </w:r>
    </w:p>
    <w:p w:rsidR="00E36CE1" w:rsidRDefault="00000000">
      <w:pPr>
        <w:pStyle w:val="ListBullet"/>
      </w:pPr>
      <w:r>
        <w:t>The development team can run Docker and Java 25 locally.</w:t>
      </w:r>
    </w:p>
    <w:p w:rsidR="00E36CE1" w:rsidRDefault="00000000">
      <w:pPr>
        <w:pStyle w:val="Heading2"/>
      </w:pPr>
      <w:r>
        <w:t>35.3 Dependencies</w:t>
      </w:r>
    </w:p>
    <w:p w:rsidR="00E36CE1" w:rsidRDefault="00000000">
      <w:pPr>
        <w:pStyle w:val="ListBullet"/>
      </w:pPr>
      <w:r>
        <w:t>Java 25 JDK installation for developers and CI.</w:t>
      </w:r>
    </w:p>
    <w:p w:rsidR="00E36CE1" w:rsidRDefault="00000000">
      <w:pPr>
        <w:pStyle w:val="ListBullet"/>
      </w:pPr>
      <w:r>
        <w:t>Node.js for frontend build.</w:t>
      </w:r>
    </w:p>
    <w:p w:rsidR="00E36CE1" w:rsidRDefault="00000000">
      <w:pPr>
        <w:pStyle w:val="ListBullet"/>
      </w:pPr>
      <w:r>
        <w:t>Docker Desktop or compatible container runtime on Windows 11.</w:t>
      </w:r>
    </w:p>
    <w:p w:rsidR="00E36CE1" w:rsidRDefault="00000000">
      <w:pPr>
        <w:pStyle w:val="ListBullet"/>
      </w:pPr>
      <w:r>
        <w:t>PostgreSQL container image availability.</w:t>
      </w:r>
    </w:p>
    <w:p w:rsidR="00E36CE1" w:rsidRDefault="00000000">
      <w:pPr>
        <w:pStyle w:val="ListBullet"/>
      </w:pPr>
      <w:r>
        <w:t>Access to sample or pilot CSV data.</w:t>
      </w:r>
    </w:p>
    <w:p w:rsidR="00E36CE1" w:rsidRDefault="00000000">
      <w:pPr>
        <w:pStyle w:val="ListBullet"/>
      </w:pPr>
      <w:r>
        <w:t>A product owner capable of approving KPI behavior and screens without weekly existential revisions.</w:t>
      </w:r>
    </w:p>
    <w:p w:rsidR="00E36CE1" w:rsidRDefault="00000000">
      <w:r>
        <w:br w:type="page"/>
      </w:r>
    </w:p>
    <w:p w:rsidR="00E36CE1" w:rsidRDefault="00000000">
      <w:pPr>
        <w:pStyle w:val="Heading1"/>
      </w:pPr>
      <w:r>
        <w:rPr>
          <w:color w:val="1F4E79"/>
        </w:rPr>
        <w:t>36. Change Control</w:t>
      </w:r>
    </w:p>
    <w:p w:rsidR="00E36CE1" w:rsidRDefault="00000000">
      <w:r>
        <w:t>Any change to scope, architecture, KPI formulas, roles, CSV templates, persistence model or out-of-scope boundaries shall follow the change control process. Developers shall not implement informal changes based on hallway conversation, chat message fragments or “quick ideas.”</w:t>
      </w:r>
    </w:p>
    <w:p w:rsidR="00E36CE1" w:rsidRDefault="00000000">
      <w:pPr>
        <w:pStyle w:val="Heading2"/>
      </w:pPr>
      <w:r>
        <w:t>36.1 Change Request Template</w:t>
      </w:r>
    </w:p>
    <w:tbl>
      <w:tblPr>
        <w:tblStyle w:val="TableGrid"/>
        <w:tblW w:w="0" w:type="auto"/>
        <w:jc w:val="center"/>
        <w:tblLook w:val="04A0" w:firstRow="1" w:lastRow="0" w:firstColumn="1" w:lastColumn="0" w:noHBand="0" w:noVBand="1"/>
      </w:tblPr>
      <w:tblGrid>
        <w:gridCol w:w="2765"/>
        <w:gridCol w:w="7234"/>
      </w:tblGrid>
      <w:tr w:rsidR="00E36CE1">
        <w:trPr>
          <w:tblHeader/>
          <w:jc w:val="center"/>
        </w:trPr>
        <w:tc>
          <w:tcPr>
            <w:tcW w:w="2880" w:type="dxa"/>
            <w:shd w:val="clear" w:color="auto" w:fill="D9EAF7"/>
          </w:tcPr>
          <w:p w:rsidR="00E36CE1" w:rsidRDefault="00000000">
            <w:pPr>
              <w:spacing w:after="0"/>
            </w:pPr>
            <w:r>
              <w:rPr>
                <w:b/>
                <w:sz w:val="15"/>
              </w:rPr>
              <w:t>Field</w:t>
            </w:r>
          </w:p>
        </w:tc>
        <w:tc>
          <w:tcPr>
            <w:tcW w:w="7632" w:type="dxa"/>
            <w:shd w:val="clear" w:color="auto" w:fill="D9EAF7"/>
          </w:tcPr>
          <w:p w:rsidR="00E36CE1" w:rsidRDefault="00000000">
            <w:pPr>
              <w:spacing w:after="0"/>
            </w:pPr>
            <w:r>
              <w:rPr>
                <w:b/>
                <w:sz w:val="15"/>
              </w:rPr>
              <w:t>Required content</w:t>
            </w:r>
          </w:p>
        </w:tc>
      </w:tr>
      <w:tr w:rsidR="00E36CE1">
        <w:trPr>
          <w:jc w:val="center"/>
        </w:trPr>
        <w:tc>
          <w:tcPr>
            <w:tcW w:w="2880" w:type="dxa"/>
          </w:tcPr>
          <w:p w:rsidR="00E36CE1" w:rsidRDefault="00000000">
            <w:pPr>
              <w:spacing w:after="0"/>
            </w:pPr>
            <w:r>
              <w:rPr>
                <w:sz w:val="15"/>
              </w:rPr>
              <w:t>Change title</w:t>
            </w:r>
          </w:p>
        </w:tc>
        <w:tc>
          <w:tcPr>
            <w:tcW w:w="7632" w:type="dxa"/>
          </w:tcPr>
          <w:p w:rsidR="00E36CE1" w:rsidRDefault="00000000">
            <w:pPr>
              <w:spacing w:after="0"/>
            </w:pPr>
            <w:r>
              <w:rPr>
                <w:sz w:val="15"/>
              </w:rPr>
              <w:t>Short name of proposed change.</w:t>
            </w:r>
          </w:p>
        </w:tc>
      </w:tr>
      <w:tr w:rsidR="00E36CE1">
        <w:trPr>
          <w:jc w:val="center"/>
        </w:trPr>
        <w:tc>
          <w:tcPr>
            <w:tcW w:w="2880" w:type="dxa"/>
          </w:tcPr>
          <w:p w:rsidR="00E36CE1" w:rsidRDefault="00000000">
            <w:pPr>
              <w:spacing w:after="0"/>
            </w:pPr>
            <w:r>
              <w:rPr>
                <w:sz w:val="15"/>
              </w:rPr>
              <w:t>Requester</w:t>
            </w:r>
          </w:p>
        </w:tc>
        <w:tc>
          <w:tcPr>
            <w:tcW w:w="7632" w:type="dxa"/>
          </w:tcPr>
          <w:p w:rsidR="00E36CE1" w:rsidRDefault="00000000">
            <w:pPr>
              <w:spacing w:after="0"/>
            </w:pPr>
            <w:r>
              <w:rPr>
                <w:sz w:val="15"/>
              </w:rPr>
              <w:t>Person requesting change.</w:t>
            </w:r>
          </w:p>
        </w:tc>
      </w:tr>
      <w:tr w:rsidR="00E36CE1">
        <w:trPr>
          <w:jc w:val="center"/>
        </w:trPr>
        <w:tc>
          <w:tcPr>
            <w:tcW w:w="2880" w:type="dxa"/>
          </w:tcPr>
          <w:p w:rsidR="00E36CE1" w:rsidRDefault="00000000">
            <w:pPr>
              <w:spacing w:after="0"/>
            </w:pPr>
            <w:r>
              <w:rPr>
                <w:sz w:val="15"/>
              </w:rPr>
              <w:t>Date</w:t>
            </w:r>
          </w:p>
        </w:tc>
        <w:tc>
          <w:tcPr>
            <w:tcW w:w="7632" w:type="dxa"/>
          </w:tcPr>
          <w:p w:rsidR="00E36CE1" w:rsidRDefault="00000000">
            <w:pPr>
              <w:spacing w:after="0"/>
            </w:pPr>
            <w:r>
              <w:rPr>
                <w:sz w:val="15"/>
              </w:rPr>
              <w:t>Date of request.</w:t>
            </w:r>
          </w:p>
        </w:tc>
      </w:tr>
      <w:tr w:rsidR="00E36CE1">
        <w:trPr>
          <w:jc w:val="center"/>
        </w:trPr>
        <w:tc>
          <w:tcPr>
            <w:tcW w:w="2880" w:type="dxa"/>
          </w:tcPr>
          <w:p w:rsidR="00E36CE1" w:rsidRDefault="00000000">
            <w:pPr>
              <w:spacing w:after="0"/>
            </w:pPr>
            <w:r>
              <w:rPr>
                <w:sz w:val="15"/>
              </w:rPr>
              <w:t>Affected sections</w:t>
            </w:r>
          </w:p>
        </w:tc>
        <w:tc>
          <w:tcPr>
            <w:tcW w:w="7632" w:type="dxa"/>
          </w:tcPr>
          <w:p w:rsidR="00E36CE1" w:rsidRDefault="00000000">
            <w:pPr>
              <w:spacing w:after="0"/>
            </w:pPr>
            <w:r>
              <w:rPr>
                <w:sz w:val="15"/>
              </w:rPr>
              <w:t>Specification sections and requirement IDs impacted.</w:t>
            </w:r>
          </w:p>
        </w:tc>
      </w:tr>
      <w:tr w:rsidR="00E36CE1">
        <w:trPr>
          <w:jc w:val="center"/>
        </w:trPr>
        <w:tc>
          <w:tcPr>
            <w:tcW w:w="2880" w:type="dxa"/>
          </w:tcPr>
          <w:p w:rsidR="00E36CE1" w:rsidRDefault="00000000">
            <w:pPr>
              <w:spacing w:after="0"/>
            </w:pPr>
            <w:r>
              <w:rPr>
                <w:sz w:val="15"/>
              </w:rPr>
              <w:t>Business justification</w:t>
            </w:r>
          </w:p>
        </w:tc>
        <w:tc>
          <w:tcPr>
            <w:tcW w:w="7632" w:type="dxa"/>
          </w:tcPr>
          <w:p w:rsidR="00E36CE1" w:rsidRDefault="00000000">
            <w:pPr>
              <w:spacing w:after="0"/>
            </w:pPr>
            <w:r>
              <w:rPr>
                <w:sz w:val="15"/>
              </w:rPr>
              <w:t>Why the change is needed.</w:t>
            </w:r>
          </w:p>
        </w:tc>
      </w:tr>
      <w:tr w:rsidR="00E36CE1">
        <w:trPr>
          <w:jc w:val="center"/>
        </w:trPr>
        <w:tc>
          <w:tcPr>
            <w:tcW w:w="2880" w:type="dxa"/>
          </w:tcPr>
          <w:p w:rsidR="00E36CE1" w:rsidRDefault="00000000">
            <w:pPr>
              <w:spacing w:after="0"/>
            </w:pPr>
            <w:r>
              <w:rPr>
                <w:sz w:val="15"/>
              </w:rPr>
              <w:t>Functional impact</w:t>
            </w:r>
          </w:p>
        </w:tc>
        <w:tc>
          <w:tcPr>
            <w:tcW w:w="7632" w:type="dxa"/>
          </w:tcPr>
          <w:p w:rsidR="00E36CE1" w:rsidRDefault="00000000">
            <w:pPr>
              <w:spacing w:after="0"/>
            </w:pPr>
            <w:r>
              <w:rPr>
                <w:sz w:val="15"/>
              </w:rPr>
              <w:t>Screens, APIs, workflows affected.</w:t>
            </w:r>
          </w:p>
        </w:tc>
      </w:tr>
      <w:tr w:rsidR="00E36CE1">
        <w:trPr>
          <w:jc w:val="center"/>
        </w:trPr>
        <w:tc>
          <w:tcPr>
            <w:tcW w:w="2880" w:type="dxa"/>
          </w:tcPr>
          <w:p w:rsidR="00E36CE1" w:rsidRDefault="00000000">
            <w:pPr>
              <w:spacing w:after="0"/>
            </w:pPr>
            <w:r>
              <w:rPr>
                <w:sz w:val="15"/>
              </w:rPr>
              <w:t>Technical impact</w:t>
            </w:r>
          </w:p>
        </w:tc>
        <w:tc>
          <w:tcPr>
            <w:tcW w:w="7632" w:type="dxa"/>
          </w:tcPr>
          <w:p w:rsidR="00E36CE1" w:rsidRDefault="00000000">
            <w:pPr>
              <w:spacing w:after="0"/>
            </w:pPr>
            <w:r>
              <w:rPr>
                <w:sz w:val="15"/>
              </w:rPr>
              <w:t>Backend, frontend, database, security and deployment impact.</w:t>
            </w:r>
          </w:p>
        </w:tc>
      </w:tr>
      <w:tr w:rsidR="00E36CE1">
        <w:trPr>
          <w:jc w:val="center"/>
        </w:trPr>
        <w:tc>
          <w:tcPr>
            <w:tcW w:w="2880" w:type="dxa"/>
          </w:tcPr>
          <w:p w:rsidR="00E36CE1" w:rsidRDefault="00000000">
            <w:pPr>
              <w:spacing w:after="0"/>
            </w:pPr>
            <w:r>
              <w:rPr>
                <w:sz w:val="15"/>
              </w:rPr>
              <w:t>Testing impact</w:t>
            </w:r>
          </w:p>
        </w:tc>
        <w:tc>
          <w:tcPr>
            <w:tcW w:w="7632" w:type="dxa"/>
          </w:tcPr>
          <w:p w:rsidR="00E36CE1" w:rsidRDefault="00000000">
            <w:pPr>
              <w:spacing w:after="0"/>
            </w:pPr>
            <w:r>
              <w:rPr>
                <w:sz w:val="15"/>
              </w:rPr>
              <w:t>Additional tests required.</w:t>
            </w:r>
          </w:p>
        </w:tc>
      </w:tr>
      <w:tr w:rsidR="00E36CE1">
        <w:trPr>
          <w:jc w:val="center"/>
        </w:trPr>
        <w:tc>
          <w:tcPr>
            <w:tcW w:w="2880" w:type="dxa"/>
          </w:tcPr>
          <w:p w:rsidR="00E36CE1" w:rsidRDefault="00000000">
            <w:pPr>
              <w:spacing w:after="0"/>
            </w:pPr>
            <w:r>
              <w:rPr>
                <w:sz w:val="15"/>
              </w:rPr>
              <w:t>Scope decision</w:t>
            </w:r>
          </w:p>
        </w:tc>
        <w:tc>
          <w:tcPr>
            <w:tcW w:w="7632" w:type="dxa"/>
          </w:tcPr>
          <w:p w:rsidR="00E36CE1" w:rsidRDefault="00000000">
            <w:pPr>
              <w:spacing w:after="0"/>
            </w:pPr>
            <w:r>
              <w:rPr>
                <w:sz w:val="15"/>
              </w:rPr>
              <w:t>Approved, rejected or deferred.</w:t>
            </w:r>
          </w:p>
        </w:tc>
      </w:tr>
    </w:tbl>
    <w:p w:rsidR="00E36CE1" w:rsidRDefault="00E36CE1"/>
    <w:p w:rsidR="00E36CE1" w:rsidRDefault="00000000">
      <w:pPr>
        <w:pStyle w:val="Heading2"/>
      </w:pPr>
      <w:r>
        <w:t>36.2 Automatic Rejection Rules</w:t>
      </w:r>
    </w:p>
    <w:p w:rsidR="00E36CE1" w:rsidRDefault="00000000">
      <w:pPr>
        <w:pStyle w:val="ListBullet"/>
      </w:pPr>
      <w:r>
        <w:t>Any request to add direct machine actuation to MVP shall be rejected.</w:t>
      </w:r>
    </w:p>
    <w:p w:rsidR="00E36CE1" w:rsidRDefault="00000000">
      <w:pPr>
        <w:pStyle w:val="ListBullet"/>
      </w:pPr>
      <w:r>
        <w:t>Any request to add Python analytics service to MVP shall be rejected unless this document is rebaselined.</w:t>
      </w:r>
    </w:p>
    <w:p w:rsidR="00E36CE1" w:rsidRDefault="00000000">
      <w:pPr>
        <w:pStyle w:val="ListBullet"/>
      </w:pPr>
      <w:r>
        <w:t>Any request to change backend from Java 25 shall be rejected unless technical compatibility is impossible and approved by the technical lead.</w:t>
      </w:r>
    </w:p>
    <w:p w:rsidR="00E36CE1" w:rsidRDefault="00000000">
      <w:pPr>
        <w:pStyle w:val="ListBullet"/>
      </w:pPr>
      <w:r>
        <w:t>Any request to hide validation errors instead of fixing data quality shall be rejected.</w:t>
      </w:r>
    </w:p>
    <w:p w:rsidR="00E36CE1" w:rsidRDefault="00000000">
      <w:pPr>
        <w:pStyle w:val="ListBullet"/>
      </w:pPr>
      <w:r>
        <w:t>Any request to skip audit logging for convenience shall be rejected.</w:t>
      </w:r>
    </w:p>
    <w:p w:rsidR="00E36CE1" w:rsidRDefault="00000000">
      <w:pPr>
        <w:pStyle w:val="Heading2"/>
        <w:rPr>
          <w:ins w:id="347" w:author="OQ-001 (Mohamed – Option B)" w:date="2026-07-04T00:00:00Z"/>
        </w:rPr>
      </w:pPr>
      <w:ins w:id="348" w:author="OQ-001 (Mohamed – Option B)" w:date="2026-07-04T00:00:00Z">
        <w:r>
          <w:t>36.3 Applied Changes (OQ Resolution Log)</w:t>
        </w:r>
      </w:ins>
    </w:p>
    <w:p w:rsidR="00E36CE1" w:rsidRDefault="00000000">
      <w:pPr>
        <w:spacing w:after="120"/>
        <w:rPr>
          <w:ins w:id="349" w:author="OQ-001 (Mohamed – Option B)" w:date="2026-07-04T00:00:00Z"/>
        </w:rPr>
      </w:pPr>
      <w:ins w:id="350" w:author="OQ-001 (Mohamed – Option B)" w:date="2026-07-04T00:00:00Z">
        <w:r>
          <w:t xml:space="preserve">Entries follow the Change Request Template in Section 36.1. </w:t>
        </w:r>
        <w:del w:id="351" w:author="CR-001 (Mohamed – Option B)" w:date="2026-07-05T00:00:00Z">
          <w:r>
            <w:delText>Each resolved open question is logged here at the moment it is decided</w:delText>
          </w:r>
        </w:del>
      </w:ins>
      <w:ins w:id="352" w:author="CR-001 (Mohamed – Option B)" w:date="2026-07-05T00:00:00Z">
        <w:r>
          <w:t>Each resolved open question or change request is logged here at the moment it is decided</w:t>
        </w:r>
      </w:ins>
      <w:r>
        <w:t>, and the normative text at its affected sections is corrected in the same pass. This log accumulates for the current working revision and is consolidated into the Revision History in Document Control once a batch of decisions is closed.</w:t>
      </w:r>
    </w:p>
    <w:p w:rsidR="00E36CE1" w:rsidRDefault="00000000">
      <w:pPr>
        <w:pStyle w:val="ListBullet"/>
        <w:rPr>
          <w:ins w:id="353" w:author="OQ-001 (Mohamed – Option B)" w:date="2026-07-04T00:00:00Z"/>
        </w:rPr>
      </w:pPr>
      <w:ins w:id="354" w:author="OQ-001 (Mohamed – Option B)" w:date="2026-07-04T00:00:00Z">
        <w:r>
          <w:rPr>
            <w:b/>
          </w:rPr>
          <w:t>OQ-001 — Token transport, CSRF and CORS (decided 2026-07-04)</w:t>
        </w:r>
      </w:ins>
    </w:p>
    <w:p w:rsidR="00E36CE1" w:rsidRDefault="00000000">
      <w:pPr>
        <w:pStyle w:val="ListBullet"/>
        <w:rPr>
          <w:ins w:id="355" w:author="OQ-001 (Mohamed – Option B)" w:date="2026-07-04T00:00:00Z"/>
        </w:rPr>
      </w:pPr>
      <w:ins w:id="356" w:author="OQ-001 (Mohamed – Option B)" w:date="2026-07-04T00:00:00Z">
        <w:r>
          <w:t>Affected sections: 13.1, 24.1, 27.1.</w:t>
        </w:r>
      </w:ins>
    </w:p>
    <w:p w:rsidR="00E36CE1" w:rsidRDefault="00000000">
      <w:pPr>
        <w:pStyle w:val="ListBullet"/>
        <w:rPr>
          <w:ins w:id="357" w:author="OQ-001 (Mohamed – Option B)" w:date="2026-07-04T00:00:00Z"/>
        </w:rPr>
      </w:pPr>
      <w:ins w:id="358" w:author="OQ-001 (Mohamed – Option B)" w:date="2026-07-04T00:00:00Z">
        <w:r>
          <w:t>Decision (Option B): refresh token in an HttpOnly/Secure/SameSite=Strict cookie; access token in the JSON body via the Authorization header; CSRF required on /auth/refresh and /auth/logout.</w:t>
        </w:r>
      </w:ins>
    </w:p>
    <w:p w:rsidR="00E36CE1" w:rsidRDefault="00000000">
      <w:pPr>
        <w:pStyle w:val="ListBullet"/>
        <w:rPr>
          <w:ins w:id="359" w:author="OQ-001 (Mohamed – Option B)" w:date="2026-07-04T00:00:00Z"/>
        </w:rPr>
      </w:pPr>
      <w:ins w:id="360" w:author="OQ-001 (Mohamed – Option B)" w:date="2026-07-04T00:00:00Z">
        <w:r>
          <w:t>Rationale: resolves the direct contradiction between Section 13.1 (secure cookies) and Section 24.1 (refresh token returned in the response body); confines the longer-lived 12-hour credential to a cookie the frontend JavaScript cannot read, while the 15-minute access token carries the smaller residual exposure; the single-origin nginx pilot topology in Section 11 keeps CORS simple for now and is noted as a condition, not a permanent assumption.</w:t>
        </w:r>
      </w:ins>
    </w:p>
    <w:p w:rsidR="00E36CE1" w:rsidRDefault="00000000">
      <w:pPr>
        <w:pStyle w:val="ListBullet"/>
        <w:rPr>
          <w:ins w:id="361" w:author="OQ-001 (Mohamed – Option B)" w:date="2026-07-04T00:00:00Z"/>
        </w:rPr>
      </w:pPr>
      <w:ins w:id="362" w:author="OQ-001 (Mohamed – Option B)" w:date="2026-07-04T00:00:00Z">
        <w:r>
          <w:t>Approved by: Mohamed Lassoued (Product Owner / Technical Lead / Security Reviewer per the Approval Matrix). Scope decision: Approved.</w:t>
        </w:r>
      </w:ins>
    </w:p>
    <w:p w:rsidR="00E36CE1" w:rsidRDefault="00000000">
      <w:pPr>
        <w:pStyle w:val="ListBullet"/>
        <w:rPr>
          <w:ins w:id="363" w:author="OQ-009 (Mohamed – Option B)" w:date="2026-07-04T00:00:00Z"/>
        </w:rPr>
      </w:pPr>
      <w:ins w:id="364" w:author="OQ-009 (Mohamed – Option B)" w:date="2026-07-04T00:00:00Z">
        <w:r>
          <w:rPr>
            <w:b/>
          </w:rPr>
          <w:t>OQ-009 — API page envelope, N/A values, filter echo, async job status (decided 2026-07-04)</w:t>
        </w:r>
      </w:ins>
    </w:p>
    <w:p w:rsidR="00E36CE1" w:rsidRDefault="00000000">
      <w:pPr>
        <w:pStyle w:val="ListBullet"/>
        <w:rPr>
          <w:ins w:id="365" w:author="OQ-009 (Mohamed – Option B)" w:date="2026-07-04T00:00:00Z"/>
        </w:rPr>
      </w:pPr>
      <w:ins w:id="366" w:author="OQ-009 (Mohamed – Option B)" w:date="2026-07-04T00:00:00Z">
        <w:r>
          <w:t>Affected sections: 24 (new 24.6), 16 (import processing model).</w:t>
        </w:r>
      </w:ins>
    </w:p>
    <w:p w:rsidR="00E36CE1" w:rsidRDefault="00000000">
      <w:pPr>
        <w:pStyle w:val="ListBullet"/>
        <w:rPr>
          <w:ins w:id="367" w:author="OQ-009 (Mohamed – Option B)" w:date="2026-07-04T00:00:00Z"/>
        </w:rPr>
      </w:pPr>
      <w:ins w:id="368" w:author="OQ-009 (Mohamed – Option B)" w:date="2026-07-04T00:00:00Z">
        <w:r>
          <w:t>Decision (Option B): four shared response shapes frozen in the shared module — pagination envelope, aggregate value with available/reason, applied-filters echo, generic job status — reused by every endpoint instead of ad hoc per-module shapes. CSV import processing is explicitly asynchronous.</w:t>
        </w:r>
      </w:ins>
    </w:p>
    <w:p w:rsidR="00E36CE1" w:rsidRDefault="00000000">
      <w:pPr>
        <w:pStyle w:val="ListBullet"/>
        <w:rPr>
          <w:ins w:id="369" w:author="OQ-009 (Mohamed – Option B)" w:date="2026-07-04T00:00:00Z"/>
        </w:rPr>
      </w:pPr>
      <w:ins w:id="370" w:author="OQ-009 (Mohamed – Option B)" w:date="2026-07-04T00:00:00Z">
        <w:r>
          <w:t>Rationale: the source specifies pagination request parameters (page/size/sort) and the N/A concept (EC-02) but never a response shape; leaving this open would let each of the 12 backend modules invent its own JSON shape, breaking OpenAPI-generated frontend types. Job status values reuse existing audit-event vocabulary (CSV_IMPORT_STARTED/COMMITTED/FAILED) instead of inventing new terms. The filter-echo and inclusive/exclusive rule were flagged as good-practice additions from the derived API_CONTRACT.md rather than literal source requirements, and are kept for that reason, not because the source mandated them.</w:t>
        </w:r>
      </w:ins>
    </w:p>
    <w:p w:rsidR="00E36CE1" w:rsidRDefault="00000000">
      <w:pPr>
        <w:pStyle w:val="ListBullet"/>
        <w:rPr>
          <w:ins w:id="371" w:author="OQ-009 (Mohamed – Option B)" w:date="2026-07-04T00:00:00Z"/>
        </w:rPr>
      </w:pPr>
      <w:ins w:id="372" w:author="OQ-009 (Mohamed – Option B)" w:date="2026-07-04T00:00:00Z">
        <w:r>
          <w:t>Approved by: Mohamed Lassoued (Product Owner / Technical Lead per the Approval Matrix). Scope decision: Approved.</w:t>
        </w:r>
      </w:ins>
    </w:p>
    <w:p w:rsidR="00E36CE1" w:rsidRDefault="00000000">
      <w:pPr>
        <w:pStyle w:val="ListBullet"/>
        <w:rPr>
          <w:ins w:id="373" w:author="OQ-004 (Mohamed – Option C)" w:date="2026-07-04T00:00:00Z"/>
        </w:rPr>
      </w:pPr>
      <w:ins w:id="374" w:author="OQ-004 (Mohamed – Option C)" w:date="2026-07-04T00:00:00Z">
        <w:r>
          <w:rPr>
            <w:b/>
          </w:rPr>
          <w:t>OQ-004 — Uniqueness scope of master-data codes (decided 2026-07-04)</w:t>
        </w:r>
      </w:ins>
    </w:p>
    <w:p w:rsidR="00E36CE1" w:rsidRDefault="00000000">
      <w:pPr>
        <w:pStyle w:val="ListBullet"/>
        <w:rPr>
          <w:ins w:id="375" w:author="OQ-004 (Mohamed – Option C)" w:date="2026-07-04T00:00:00Z"/>
        </w:rPr>
      </w:pPr>
      <w:ins w:id="376" w:author="OQ-004 (Mohamed – Option C)" w:date="2026-07-04T00:00:00Z">
        <w:r>
          <w:t>Affected sections: 18 (MD-04, MD-05, MD-06, new note after the master-data table).</w:t>
        </w:r>
      </w:ins>
    </w:p>
    <w:p w:rsidR="00E36CE1" w:rsidRDefault="00000000">
      <w:pPr>
        <w:pStyle w:val="ListBullet"/>
        <w:rPr>
          <w:ins w:id="377" w:author="OQ-004 (Mohamed – Option C)" w:date="2026-07-04T00:00:00Z"/>
        </w:rPr>
      </w:pPr>
      <w:ins w:id="378" w:author="OQ-004 (Mohamed – Option C)" w:date="2026-07-04T00:00:00Z">
        <w:r>
          <w:t>Decision (Option C, mixed scope): line code and machine code stay unique per factory, unchanged from MD-02/MD-03. Product code, shift code, downtime reason code and scrap category code are now explicitly global across factories.</w:t>
        </w:r>
      </w:ins>
    </w:p>
    <w:p w:rsidR="00E36CE1" w:rsidRDefault="00000000">
      <w:pPr>
        <w:pStyle w:val="ListBullet"/>
        <w:rPr>
          <w:ins w:id="379" w:author="OQ-004 (Mohamed – Option C)" w:date="2026-07-04T00:00:00Z"/>
        </w:rPr>
      </w:pPr>
      <w:ins w:id="380" w:author="OQ-004 (Mohamed – Option C)" w:date="2026-07-04T00:00:00Z">
        <w:r>
          <w:t>Rationale: the source only ever stated uniqueness scope for line and machine; product/shift/reason/category were silent. Treating line/machine (physical assets tied to one factory) differently from product/shift/reason/category (shared reference nomenclature) matches how the source already models the difference, and keeps cross-factory KPI aggregation (Section 4) from reconciling duplicate codes per factory.</w:t>
        </w:r>
      </w:ins>
    </w:p>
    <w:p w:rsidR="00E36CE1" w:rsidRDefault="00000000">
      <w:pPr>
        <w:pStyle w:val="ListBullet"/>
        <w:rPr>
          <w:ins w:id="381" w:author="OQ-004 (Mohamed – Option C)" w:date="2026-07-04T00:00:00Z"/>
        </w:rPr>
      </w:pPr>
      <w:ins w:id="382" w:author="OQ-004 (Mohamed – Option C)" w:date="2026-07-04T00:00:00Z">
        <w:r>
          <w:t>Approved by: Mohamed Lassoued (Product Owner / Technical Lead per the Approval Matrix). Scope decision: Approved.</w:t>
        </w:r>
      </w:ins>
    </w:p>
    <w:p w:rsidR="00E36CE1" w:rsidRDefault="00000000">
      <w:pPr>
        <w:pStyle w:val="ListBullet"/>
        <w:rPr>
          <w:ins w:id="383" w:author="OQ-005 (Mohamed – Option A)" w:date="2026-07-04T00:00:00Z"/>
        </w:rPr>
      </w:pPr>
      <w:ins w:id="384" w:author="OQ-005 (Mohamed – Option A)" w:date="2026-07-04T00:00:00Z">
        <w:r>
          <w:rPr>
            <w:b/>
          </w:rPr>
          <w:t>OQ-005 — Energy/production interval alignment and machine/line duplication (decided 2026-07-04)</w:t>
        </w:r>
      </w:ins>
    </w:p>
    <w:p w:rsidR="00E36CE1" w:rsidRDefault="00000000">
      <w:pPr>
        <w:pStyle w:val="ListBullet"/>
        <w:rPr>
          <w:ins w:id="385" w:author="OQ-005 (Mohamed – Option A)" w:date="2026-07-04T00:00:00Z"/>
        </w:rPr>
      </w:pPr>
      <w:ins w:id="386" w:author="OQ-005 (Mohamed – Option A)" w:date="2026-07-04T00:00:00Z">
        <w:r>
          <w:t>Affected sections: 15.3 (energy measurement machine_id/line_id), 20.1 (EC-01 rewritten, new note after the table).</w:t>
        </w:r>
      </w:ins>
    </w:p>
    <w:p w:rsidR="00E36CE1" w:rsidRDefault="00000000">
      <w:pPr>
        <w:pStyle w:val="ListBullet"/>
        <w:rPr>
          <w:ins w:id="387" w:author="OQ-005 (Mohamed – Option A)" w:date="2026-07-04T00:00:00Z"/>
        </w:rPr>
      </w:pPr>
      <w:ins w:id="388" w:author="OQ-005 (Mohamed – Option A)" w:date="2026-07-04T00:00:00Z">
        <w:r>
          <w:t>Decision (Option A, schema-level constraint): an energy measurement references exactly one of machine_id or line_id (XOR constraint), and one production line uses exactly one granularity per period; imports reject files mixing granularities for the same line and overlapping period. Energy-per-unit aggregates each table independently over the same query window; no proration, contained-interval semantics, canonical windows aligned to the shift calendar.</w:t>
        </w:r>
      </w:ins>
    </w:p>
    <w:p w:rsidR="00E36CE1" w:rsidRDefault="00000000">
      <w:pPr>
        <w:pStyle w:val="ListBullet"/>
        <w:rPr>
          <w:ins w:id="389" w:author="OQ-005 (Mohamed – Option A)" w:date="2026-07-04T00:00:00Z"/>
        </w:rPr>
      </w:pPr>
      <w:ins w:id="390" w:author="OQ-005 (Mohamed – Option A)" w:date="2026-07-04T00:00:00Z">
        <w:r>
          <w:t>Rationale: the source's EC-01 was circular (use line values 'only when no duplicate aggregation risk exists' without defining that risk), and 15.3's 'required if the other is not supplied' wording permitted both references at once, allowing silent double counting on energy-per-unit — the KPI BO-01/BO-02 promise as trustworthy. Making the invalid state unrepresentable in the schema is simpler to implement and test than coverage-aware fallback logic, at the accepted cost that a partially metered line must standardize on one granularity.</w:t>
        </w:r>
      </w:ins>
    </w:p>
    <w:p w:rsidR="00E36CE1" w:rsidRDefault="00000000">
      <w:pPr>
        <w:pStyle w:val="ListBullet"/>
        <w:rPr>
          <w:ins w:id="391" w:author="OQ-005 (Mohamed – Option A)" w:date="2026-07-04T00:00:00Z"/>
        </w:rPr>
      </w:pPr>
      <w:ins w:id="392" w:author="OQ-005 (Mohamed – Option A)" w:date="2026-07-04T00:00:00Z">
        <w:r>
          <w:t>Approved by: Mohamed Lassoued (Product Owner / Technical Lead per the Approval Matrix). Scope decision: Approved.</w:t>
        </w:r>
      </w:ins>
    </w:p>
    <w:p w:rsidR="00E36CE1" w:rsidRDefault="00000000">
      <w:pPr>
        <w:pStyle w:val="ListBullet"/>
        <w:rPr>
          <w:ins w:id="393" w:author="OQ-007 (Mohamed – Option C)" w:date="2026-07-04T00:00:00Z"/>
        </w:rPr>
      </w:pPr>
      <w:ins w:id="394" w:author="OQ-007 (Mohamed – Option C)" w:date="2026-07-04T00:00:00Z">
        <w:r>
          <w:rPr>
            <w:b/>
          </w:rPr>
          <w:t>OQ-007 — Analytics rerun idempotency and supersession (decided 2026-07-04)</w:t>
        </w:r>
      </w:ins>
    </w:p>
    <w:p w:rsidR="00E36CE1" w:rsidRDefault="00000000">
      <w:pPr>
        <w:pStyle w:val="ListBullet"/>
        <w:rPr>
          <w:ins w:id="395" w:author="OQ-007 (Mohamed – Option C)" w:date="2026-07-04T00:00:00Z"/>
        </w:rPr>
      </w:pPr>
      <w:ins w:id="396" w:author="OQ-007 (Mohamed – Option C)" w:date="2026-07-04T00:00:00Z">
        <w:r>
          <w:t>Affected sections: 23.3 (AN-02, AN-04), new 23.4.</w:t>
        </w:r>
      </w:ins>
    </w:p>
    <w:p w:rsidR="00E36CE1" w:rsidRDefault="00000000">
      <w:pPr>
        <w:pStyle w:val="ListBullet"/>
        <w:rPr>
          <w:ins w:id="397" w:author="OQ-007 (Mohamed – Option C)" w:date="2026-07-04T00:00:00Z"/>
        </w:rPr>
      </w:pPr>
      <w:ins w:id="398" w:author="OQ-007 (Mohamed – Option C)" w:date="2026-07-04T00:00:00Z">
        <w:r>
          <w:t>Decision (Option C, supersede): detection identity key = anomaly_type + affected asset + shift where shift-scoped + affected interval + detector_version. Unchanged rerun result is a no-op; changed result marks the old anomaly SUPERSEDED (new system-assigned terminal status) and creates a linked successor starting at NEW; disappeared result marks the old anomaly SUPERSEDED with an explanation and no successor. User statuses never propagate to successors.</w:t>
        </w:r>
      </w:ins>
    </w:p>
    <w:p w:rsidR="00E36CE1" w:rsidRDefault="00000000">
      <w:pPr>
        <w:pStyle w:val="ListBullet"/>
        <w:rPr>
          <w:ins w:id="399" w:author="OQ-007 (Mohamed – Option C)" w:date="2026-07-04T00:00:00Z"/>
        </w:rPr>
      </w:pPr>
      <w:ins w:id="400" w:author="OQ-007 (Mohamed – Option C)" w:date="2026-07-04T00:00:00Z">
        <w:r>
          <w:t>Rationale: the source required idempotent reruns (AN-02) without defining identity or collision behavior, which under repeated runs would either duplicate anomalies or silently mutate records a user had already judged. Supersession keeps every detection generation auditable — consistent with the product's append-only posture for audit events and ticket comments — at the cost of one extra status and one self-referential link.</w:t>
        </w:r>
      </w:ins>
    </w:p>
    <w:p w:rsidR="00E36CE1" w:rsidRDefault="00000000">
      <w:pPr>
        <w:pStyle w:val="ListBullet"/>
        <w:rPr>
          <w:ins w:id="401" w:author="OQ-007 (Mohamed – Option C)" w:date="2026-07-04T00:00:00Z"/>
        </w:rPr>
      </w:pPr>
      <w:ins w:id="402" w:author="OQ-007 (Mohamed – Option C)" w:date="2026-07-04T00:00:00Z">
        <w:r>
          <w:t>Approved by: Mohamed Lassoued (Product Owner / Technical Lead per the Approval Matrix). Scope decision: Approved.</w:t>
        </w:r>
      </w:ins>
    </w:p>
    <w:p w:rsidR="00E36CE1" w:rsidRDefault="00000000">
      <w:pPr>
        <w:pStyle w:val="ListBullet"/>
        <w:rPr>
          <w:ins w:id="403" w:author="OQ-002 (Mohamed – Option C)" w:date="2026-07-04T00:00:00Z"/>
        </w:rPr>
      </w:pPr>
      <w:ins w:id="404" w:author="OQ-002 (Mohamed – Option C)" w:date="2026-07-04T00:00:00Z">
        <w:r>
          <w:rPr>
            <w:b/>
          </w:rPr>
          <w:t>OQ-002 — Password reset flow (decided 2026-07-04)</w:t>
        </w:r>
      </w:ins>
    </w:p>
    <w:p w:rsidR="00E36CE1" w:rsidRDefault="00000000">
      <w:pPr>
        <w:pStyle w:val="ListBullet"/>
        <w:rPr>
          <w:ins w:id="405" w:author="OQ-002 (Mohamed – Option C)" w:date="2026-07-04T00:00:00Z"/>
        </w:rPr>
      </w:pPr>
      <w:ins w:id="406" w:author="OQ-002 (Mohamed – Option C)" w:date="2026-07-04T00:00:00Z">
        <w:r>
          <w:t>Affected sections: 6.1 (S-01), 13.2, 24 intro, 24.1, 25, 27.2, new 27.4, 29.2.</w:t>
        </w:r>
      </w:ins>
    </w:p>
    <w:p w:rsidR="00E36CE1" w:rsidRDefault="00000000">
      <w:pPr>
        <w:pStyle w:val="ListBullet"/>
        <w:rPr>
          <w:ins w:id="407" w:author="OQ-002 (Mohamed – Option C)" w:date="2026-07-04T00:00:00Z"/>
        </w:rPr>
      </w:pPr>
      <w:ins w:id="408" w:author="OQ-002 (Mohamed – Option C)" w:date="2026-07-04T00:00:00Z">
        <w:r>
          <w:t>Decision (Option C, emailed one-time link): self-service from the login screen plus admin trigger, both delivering a German mail with a single-use 60-minute token (hashed at rest, fragment-carried in the link). Request never invalidates credentials; confirm sets the password and revokes all refresh tokens. Enumeration-safe 202 responses, rate limiting in pilot.</w:t>
        </w:r>
      </w:ins>
    </w:p>
    <w:p w:rsidR="00E36CE1" w:rsidRDefault="00000000">
      <w:pPr>
        <w:pStyle w:val="ListBullet"/>
        <w:rPr>
          <w:ins w:id="409" w:author="OQ-002 (Mohamed – Option C)" w:date="2026-07-04T00:00:00Z"/>
        </w:rPr>
      </w:pPr>
      <w:ins w:id="410" w:author="OQ-002 (Mohamed – Option C)" w:date="2026-07-04T00:00:00Z">
        <w:r>
          <w:t>Scope note: this consciously extends the MVP stack with outbound SMTP (spring mail starter, SMTP_*/MAIL_FROM/APP_BASE_URL variables, mailpit as a local-only compose service). No out-of-scope item OOS-01..OOS-15 excludes email, so this is an addition, not an exception. Option B (admin-transmitted token, no email) was rejected as operationally too manual for pilot users.</w:t>
        </w:r>
      </w:ins>
    </w:p>
    <w:p w:rsidR="00E36CE1" w:rsidRDefault="00000000">
      <w:pPr>
        <w:pStyle w:val="ListBullet"/>
        <w:rPr>
          <w:ins w:id="411" w:author="OQ-002 (Mohamed – Option C)" w:date="2026-07-04T00:00:00Z"/>
        </w:rPr>
      </w:pPr>
      <w:ins w:id="412" w:author="OQ-002 (Mohamed – Option C)" w:date="2026-07-04T00:00:00Z">
        <w:r>
          <w:t>Approved by: Mohamed Lassoued (Product Owner / Technical Lead / Security Reviewer per the Approval Matrix). Scope decision: Approved.</w:t>
        </w:r>
      </w:ins>
    </w:p>
    <w:p w:rsidR="00E36CE1" w:rsidRDefault="00000000">
      <w:pPr>
        <w:pStyle w:val="ListBullet"/>
        <w:rPr>
          <w:ins w:id="413" w:author="OQ-006 (Mohamed – Option A)" w:date="2026-07-05T00:00:00Z"/>
        </w:rPr>
      </w:pPr>
      <w:ins w:id="414" w:author="OQ-006 (Mohamed – Option A)" w:date="2026-07-05T00:00:00Z">
        <w:r>
          <w:rPr>
            <w:b/>
          </w:rPr>
          <w:t>OQ-006 — Correction imports and rollback (decided 2026-07-05)</w:t>
        </w:r>
      </w:ins>
    </w:p>
    <w:p w:rsidR="00E36CE1" w:rsidRDefault="00000000">
      <w:pPr>
        <w:pStyle w:val="ListBullet"/>
        <w:rPr>
          <w:ins w:id="415" w:author="OQ-006 (Mohamed – Option A)" w:date="2026-07-05T00:00:00Z"/>
        </w:rPr>
      </w:pPr>
      <w:ins w:id="416" w:author="OQ-006 (Mohamed – Option A)" w:date="2026-07-05T00:00:00Z">
        <w:r>
          <w:t>Affected sections: 14.1, 14.2, 15.3, 16.1, new 16.6, 19.1, 24.3, 24.6 (job status vocabulary), 27.2.</w:t>
        </w:r>
      </w:ins>
    </w:p>
    <w:p w:rsidR="00E36CE1" w:rsidRDefault="00000000">
      <w:pPr>
        <w:pStyle w:val="ListBullet"/>
        <w:rPr>
          <w:ins w:id="417" w:author="OQ-006 (Mohamed – Option A)" w:date="2026-07-05T00:00:00Z"/>
        </w:rPr>
      </w:pPr>
      <w:ins w:id="418" w:author="OQ-006 (Mohamed – Option A)" w:date="2026-07-05T00:00:00Z">
        <w:r>
          <w:t>Decision (Option A, job-level replacement): a correction targets exactly one COMMITTED job via POST /import-jobs/{id}/correction, passes identical validation, and atomically supersedes the target's rows; rollback (POST /import-jobs/{id}/rollback, mandatory reason) supersedes without replacement. Lineage via corrects_import_job_id; aggregations count only rows of COMMITTED jobs; SUPERSEDED added as a fourth, system-assigned job status; corrections trigger the analytics rerun, interlocking with the OQ-007 anomaly supersession model.</w:t>
        </w:r>
      </w:ins>
    </w:p>
    <w:p w:rsidR="00E36CE1" w:rsidRDefault="00000000">
      <w:pPr>
        <w:pStyle w:val="ListBullet"/>
        <w:rPr>
          <w:ins w:id="419" w:author="OQ-006 (Mohamed – Option A)" w:date="2026-07-05T00:00:00Z"/>
        </w:rPr>
      </w:pPr>
      <w:ins w:id="420" w:author="OQ-006 (Mohamed – Option A)" w:date="2026-07-05T00:00:00Z">
        <w:r>
          <w:t>Rationale: the source named rollback and correction import without defining either, leaving the critical gap of what happens to original rows — unresolved, a correction would silently double every KPI. Row-level patching was rejected because production rows with optional machine_id/product_id have no unambiguous business identity; period-scope replacement was rejected for its mistyped-range blast radius. Job-level replacement reuses the entire existing import machinery and keeps the file as the single unit of truth.</w:t>
        </w:r>
      </w:ins>
    </w:p>
    <w:p w:rsidR="00E36CE1" w:rsidRDefault="00000000">
      <w:pPr>
        <w:pStyle w:val="ListBullet"/>
        <w:rPr>
          <w:ins w:id="421" w:author="OQ-006 (Mohamed – Option A)" w:date="2026-07-05T00:00:00Z"/>
        </w:rPr>
      </w:pPr>
      <w:ins w:id="422" w:author="OQ-006 (Mohamed – Option A)" w:date="2026-07-05T00:00:00Z">
        <w:r>
          <w:t>Approved by: Mohamed Lassoued (Product Owner / Technical Lead per the Approval Matrix). Scope decision: Approved.</w:t>
        </w:r>
      </w:ins>
    </w:p>
    <w:p w:rsidR="00E36CE1" w:rsidRDefault="00000000">
      <w:pPr>
        <w:pStyle w:val="ListBullet"/>
        <w:rPr>
          <w:ins w:id="423" w:author="OQ-003 (Mohamed – Option A)" w:date="2026-07-05T00:00:00Z"/>
        </w:rPr>
      </w:pPr>
      <w:ins w:id="424" w:author="OQ-003 (Mohamed – Option A)" w:date="2026-07-05T00:00:00Z">
        <w:r>
          <w:rPr>
            <w:b/>
          </w:rPr>
          <w:t>OQ-003 — Energy threshold delegation (decided 2026-07-05)</w:t>
        </w:r>
      </w:ins>
    </w:p>
    <w:p w:rsidR="00E36CE1" w:rsidRDefault="00000000">
      <w:pPr>
        <w:pStyle w:val="ListBullet"/>
        <w:rPr>
          <w:ins w:id="425" w:author="OQ-003 (Mohamed – Option A)" w:date="2026-07-05T00:00:00Z"/>
        </w:rPr>
      </w:pPr>
      <w:ins w:id="426" w:author="OQ-003 (Mohamed – Option A)" w:date="2026-07-05T00:00:00Z">
        <w:r>
          <w:t>Affected sections: 8 (ENERGY_MANAGER row), 8.1 (matrix), new 8.2, MD-07, 14.2 (system_settings), 27.2.</w:t>
        </w:r>
      </w:ins>
    </w:p>
    <w:p w:rsidR="00E36CE1" w:rsidRDefault="00000000">
      <w:pPr>
        <w:pStyle w:val="ListBullet"/>
        <w:rPr>
          <w:ins w:id="427" w:author="OQ-003 (Mohamed – Option A)" w:date="2026-07-05T00:00:00Z"/>
        </w:rPr>
      </w:pPr>
      <w:ins w:id="428" w:author="OQ-003 (Mohamed – Option A)" w:date="2026-07-05T00:00:00Z">
        <w:r>
          <w:t>Decision (Option A, global toggle): one admin-only boolean system setting, default OFF; ENERGY_MANAGER may write energy thresholds only while it is ON; backend-enforced. New system_settings table; new THRESHOLD_DELEGATION_CHANGED and THRESHOLD_CHANGED audit events.</w:t>
        </w:r>
      </w:ins>
    </w:p>
    <w:p w:rsidR="00E36CE1" w:rsidRDefault="00000000">
      <w:pPr>
        <w:pStyle w:val="ListBullet"/>
        <w:rPr>
          <w:ins w:id="429" w:author="OQ-003 (Mohamed – Option A)" w:date="2026-07-05T00:00:00Z"/>
        </w:rPr>
      </w:pPr>
      <w:ins w:id="430" w:author="OQ-003 (Mohamed – Option A)" w:date="2026-07-05T00:00:00Z">
        <w:r>
          <w:t>Rationale: the source said 'if allowed by admin' / 'if delegated' three times without a mechanism. Per-user or per-asset delegation is attribute-based permissioning that OOS-14 explicitly excludes, and solves a need the single-tenant pilot does not have. The THRESHOLD_CHANGED event closes a real audit hole this decision exposes: thresholds drive detection, so unaudited edits could silence alarms without trace — an addition beyond the literal question, flagged deliberately.</w:t>
        </w:r>
      </w:ins>
    </w:p>
    <w:p w:rsidR="00E36CE1" w:rsidRDefault="00000000">
      <w:pPr>
        <w:pStyle w:val="ListBullet"/>
        <w:rPr>
          <w:ins w:id="431" w:author="OQ-003 (Mohamed – Option A)" w:date="2026-07-05T00:00:00Z"/>
        </w:rPr>
      </w:pPr>
      <w:ins w:id="432" w:author="OQ-003 (Mohamed – Option A)" w:date="2026-07-05T00:00:00Z">
        <w:r>
          <w:t>Approved by: Mohamed Lassoued (Product Owner / Technical Lead per the Approval Matrix). Scope decision: Approved.</w:t>
        </w:r>
      </w:ins>
    </w:p>
    <w:p w:rsidR="00E36CE1" w:rsidRDefault="00000000">
      <w:pPr>
        <w:pStyle w:val="ListBullet"/>
        <w:rPr>
          <w:ins w:id="433" w:author="OQ-012 (Mohamed – Option B)" w:date="2026-07-05T00:00:00Z"/>
        </w:rPr>
      </w:pPr>
      <w:ins w:id="434" w:author="OQ-012 (Mohamed – Option B)" w:date="2026-07-05T00:00:00Z">
        <w:r>
          <w:rPr>
            <w:b/>
          </w:rPr>
          <w:t>OQ-012 — Meaning of OVERDUE (decided 2026-07-05)</w:t>
        </w:r>
      </w:ins>
    </w:p>
    <w:p w:rsidR="00E36CE1" w:rsidRDefault="00000000">
      <w:pPr>
        <w:pStyle w:val="ListBullet"/>
        <w:rPr>
          <w:ins w:id="435" w:author="OQ-012 (Mohamed – Option B)" w:date="2026-07-05T00:00:00Z"/>
        </w:rPr>
      </w:pPr>
      <w:ins w:id="436" w:author="OQ-012 (Mohamed – Option B)" w:date="2026-07-05T00:00:00Z">
        <w:r>
          <w:t>Affected sections: 4.2 (backlog KPI), 14.2 (maintenance_tickets), new 22.2.</w:t>
        </w:r>
      </w:ins>
    </w:p>
    <w:p w:rsidR="00E36CE1" w:rsidRDefault="00000000">
      <w:pPr>
        <w:pStyle w:val="ListBullet"/>
        <w:rPr>
          <w:ins w:id="437" w:author="OQ-012 (Mohamed – Option B)" w:date="2026-07-05T00:00:00Z"/>
        </w:rPr>
      </w:pPr>
      <w:ins w:id="438" w:author="OQ-012 (Mohamed – Option B)" w:date="2026-07-05T00:00:00Z">
        <w:r>
          <w:t>Decision (Option B, computed flag): OVERDUE is a derived condition — status OPEN or IN_PROGRESS with a past optional due_date — computed at query time, never persisted, never a transition. The backlog KPI counts OPEN + IN_PROGRESS with an overdue sub-count instead of the source's three-way enumeration, which implied disjoint sets and would have double-counted.</w:t>
        </w:r>
      </w:ins>
    </w:p>
    <w:p w:rsidR="00E36CE1" w:rsidRDefault="00000000">
      <w:pPr>
        <w:pStyle w:val="ListBullet"/>
        <w:rPr>
          <w:ins w:id="439" w:author="OQ-012 (Mohamed – Option B)" w:date="2026-07-05T00:00:00Z"/>
        </w:rPr>
      </w:pPr>
      <w:ins w:id="440" w:author="OQ-012 (Mohamed – Option B)" w:date="2026-07-05T00:00:00Z">
        <w:r>
          <w:t>Rationale: OVERDUE appeared once in the KPI formula but not in the closed 22.1 lifecycle, and the ticket model had no due date to be late against — it floated twice over. A persisted status would need bidirectional scheduled transitions polluting a deliberately closed lifecycle; dropping the concept entirely would lose real operational meaning for a maintenance backlog.</w:t>
        </w:r>
      </w:ins>
    </w:p>
    <w:p w:rsidR="00E36CE1" w:rsidRDefault="00000000">
      <w:pPr>
        <w:pStyle w:val="ListBullet"/>
        <w:rPr>
          <w:ins w:id="441" w:author="OQ-012 (Mohamed – Option B)" w:date="2026-07-05T00:00:00Z"/>
        </w:rPr>
      </w:pPr>
      <w:ins w:id="442" w:author="OQ-012 (Mohamed – Option B)" w:date="2026-07-05T00:00:00Z">
        <w:r>
          <w:t>Approved by: Mohamed Lassoued (Product Owner / Technical Lead per the Approval Matrix). Scope decision: Approved.</w:t>
        </w:r>
      </w:ins>
    </w:p>
    <w:p w:rsidR="00E36CE1" w:rsidRDefault="00000000">
      <w:pPr>
        <w:pStyle w:val="ListBullet"/>
        <w:rPr>
          <w:ins w:id="443" w:author="OQ-013 (Mohamed – Option B)" w:date="2026-07-05T00:00:00Z"/>
        </w:rPr>
      </w:pPr>
      <w:ins w:id="444" w:author="OQ-013 (Mohamed – Option B)" w:date="2026-07-05T00:00:00Z">
        <w:r>
          <w:rPr>
            <w:b/>
          </w:rPr>
          <w:t>OQ-013 — Message language rules (decided 2026-07-05)</w:t>
        </w:r>
      </w:ins>
    </w:p>
    <w:p w:rsidR="00E36CE1" w:rsidRDefault="00000000">
      <w:pPr>
        <w:pStyle w:val="ListBullet"/>
        <w:rPr>
          <w:ins w:id="445" w:author="OQ-013 (Mohamed – Option B)" w:date="2026-07-05T00:00:00Z"/>
        </w:rPr>
      </w:pPr>
      <w:ins w:id="446" w:author="OQ-013 (Mohamed – Option B)" w:date="2026-07-05T00:00:00Z">
        <w:r>
          <w:t>Affected sections: 17.1 (example corrected to German detail message), new 17.4.</w:t>
        </w:r>
      </w:ins>
    </w:p>
    <w:p w:rsidR="00E36CE1" w:rsidRDefault="00000000">
      <w:pPr>
        <w:pStyle w:val="ListBullet"/>
        <w:rPr>
          <w:ins w:id="447" w:author="OQ-013 (Mohamed – Option B)" w:date="2026-07-05T00:00:00Z"/>
        </w:rPr>
      </w:pPr>
      <w:ins w:id="448" w:author="OQ-013 (Mohamed – Option B)" w:date="2026-07-05T00:00:00Z">
        <w:r>
          <w:t>Decision (Option B, separation by nature): stable English errorCode + English diagnostic message never shown to users; German exclusively via the frontend catalog keyed by errorCode; single backend-owned German exception for CSV import details[].message per 16.1, plus the German report content of Section 26. Backend i18n via Accept-Language was rejected as over-engineering for a single-language pilot; all-German backend messages were rejected because logs, debugging, and agent-driven development run in English.</w:t>
        </w:r>
      </w:ins>
    </w:p>
    <w:p w:rsidR="00E36CE1" w:rsidRDefault="00000000">
      <w:pPr>
        <w:pStyle w:val="ListBullet"/>
        <w:rPr>
          <w:ins w:id="449" w:author="OQ-013 (Mohamed – Option B)" w:date="2026-07-05T00:00:00Z"/>
        </w:rPr>
      </w:pPr>
      <w:ins w:id="450" w:author="OQ-013 (Mohamed – Option B)" w:date="2026-07-05T00:00:00Z">
        <w:r>
          <w:t>Source correction: the 17.1 example showed an English details message while 16.1 required German import errors — the example itself violated the requirement three pages earlier. The example now shows the German text.</w:t>
        </w:r>
      </w:ins>
    </w:p>
    <w:p w:rsidR="00E36CE1" w:rsidRDefault="00000000">
      <w:pPr>
        <w:pStyle w:val="ListBullet"/>
        <w:rPr>
          <w:ins w:id="451" w:author="OQ-013 (Mohamed – Option B)" w:date="2026-07-05T00:00:00Z"/>
        </w:rPr>
      </w:pPr>
      <w:ins w:id="452" w:author="OQ-013 (Mohamed – Option B)" w:date="2026-07-05T00:00:00Z">
        <w:r>
          <w:t>Approved by: Mohamed Lassoued (Product Owner / Technical Lead per the Approval Matrix). Scope decision: Approved.</w:t>
        </w:r>
      </w:ins>
    </w:p>
    <w:p w:rsidR="00E36CE1" w:rsidRDefault="00000000">
      <w:pPr>
        <w:pStyle w:val="ListBullet"/>
        <w:rPr>
          <w:ins w:id="453" w:author="OQ-010 (Mohamed – Option B)" w:date="2026-07-05T00:00:00Z"/>
        </w:rPr>
      </w:pPr>
      <w:ins w:id="454" w:author="OQ-010 (Mohamed – Option B)" w:date="2026-07-05T00:00:00Z">
        <w:r>
          <w:rPr>
            <w:b/>
          </w:rPr>
          <w:t>OQ-010 — Approved frontend libraries (decided 2026-07-05)</w:t>
        </w:r>
      </w:ins>
    </w:p>
    <w:p w:rsidR="00E36CE1" w:rsidRDefault="00000000">
      <w:pPr>
        <w:pStyle w:val="ListBullet"/>
        <w:rPr>
          <w:ins w:id="455" w:author="OQ-010 (Mohamed – Option B)" w:date="2026-07-05T00:00:00Z"/>
        </w:rPr>
      </w:pPr>
      <w:ins w:id="456" w:author="OQ-010 (Mohamed – Option B)" w:date="2026-07-05T00:00:00Z">
        <w:r>
          <w:t>Affected sections: new 25.2.</w:t>
        </w:r>
      </w:ins>
    </w:p>
    <w:p w:rsidR="00E36CE1" w:rsidRDefault="00000000">
      <w:pPr>
        <w:pStyle w:val="ListBullet"/>
        <w:rPr>
          <w:ins w:id="457" w:author="OQ-010 (Mohamed – Option B)" w:date="2026-07-05T00:00:00Z"/>
        </w:rPr>
      </w:pPr>
      <w:ins w:id="458" w:author="OQ-010 (Mohamed – Option B)" w:date="2026-07-05T00:00:00Z">
        <w:r>
          <w:t>Decision (Option B, smallest maintained set): react-router, @tanstack/react-query, react-hook-form, recharts, i18next/react-i18next, openapi-typescript/openapi-fetch; explicit exclusions for global state, component/CSS frameworks, and date libraries. Test tooling untouched — already fixed by Section 30.1.</w:t>
        </w:r>
      </w:ins>
    </w:p>
    <w:p w:rsidR="00E36CE1" w:rsidRDefault="00000000">
      <w:pPr>
        <w:pStyle w:val="ListBullet"/>
        <w:rPr>
          <w:ins w:id="459" w:author="OQ-010 (Mohamed – Option B)" w:date="2026-07-05T00:00:00Z"/>
        </w:rPr>
      </w:pPr>
      <w:ins w:id="460" w:author="OQ-010 (Mohamed – Option B)" w:date="2026-07-05T00:00:00Z">
        <w:r>
          <w:t>Rationale: the source fixed React/TypeScript/Vite and even test tooling but never named a runtime library, while WP-level needs are concrete: OQ-009's asynchronous imports require polling (react-query), OQ-013's central German catalog requires plural-aware i18n (i18next), the generated OpenAPI 3.1 contract requires typed access (openapi-typescript), and chart accessibility favors SVG (recharts). Hand-rolling these was rejected as false economy; a batteries-included stack was rejected as contradicting the recorded conservative interim behavior against default component frameworks.</w:t>
        </w:r>
      </w:ins>
    </w:p>
    <w:p w:rsidR="00E36CE1" w:rsidRDefault="00000000">
      <w:pPr>
        <w:pStyle w:val="ListBullet"/>
        <w:rPr>
          <w:ins w:id="461" w:author="OQ-010 (Mohamed – Option B)" w:date="2026-07-05T00:00:00Z"/>
        </w:rPr>
      </w:pPr>
      <w:ins w:id="462" w:author="OQ-010 (Mohamed – Option B)" w:date="2026-07-05T00:00:00Z">
        <w:r>
          <w:t>Approved by: Mohamed Lassoued (Product Owner / Technical Lead per the Approval Matrix). Scope decision: Approved.</w:t>
        </w:r>
      </w:ins>
    </w:p>
    <w:p w:rsidR="00E36CE1" w:rsidRDefault="00000000">
      <w:pPr>
        <w:pStyle w:val="ListBullet"/>
        <w:rPr>
          <w:ins w:id="463" w:author="OQ-008 (Mohamed – Option A)" w:date="2026-07-05T00:00:00Z"/>
        </w:rPr>
      </w:pPr>
      <w:ins w:id="464" w:author="OQ-008 (Mohamed – Option A)" w:date="2026-07-05T00:00:00Z">
        <w:r>
          <w:rPr>
            <w:b/>
          </w:rPr>
          <w:t>OQ-008 — Report file storage, retention and download (decided 2026-07-05)</w:t>
        </w:r>
      </w:ins>
    </w:p>
    <w:p w:rsidR="00E36CE1" w:rsidRDefault="00000000">
      <w:pPr>
        <w:pStyle w:val="ListBullet"/>
        <w:rPr>
          <w:ins w:id="465" w:author="OQ-008 (Mohamed – Option A)" w:date="2026-07-05T00:00:00Z"/>
        </w:rPr>
      </w:pPr>
      <w:ins w:id="466" w:author="OQ-008 (Mohamed – Option A)" w:date="2026-07-05T00:00:00Z">
        <w:r>
          <w:t>Affected sections: 13.2 (REPORT_OUTPUT_DIR), 24.5 (download endpoint), new 26.3, 28.1 (volumes and backup).</w:t>
        </w:r>
      </w:ins>
    </w:p>
    <w:p w:rsidR="00E36CE1" w:rsidRDefault="00000000">
      <w:pPr>
        <w:pStyle w:val="ListBullet"/>
        <w:rPr>
          <w:ins w:id="467" w:author="OQ-008 (Mohamed – Option A)" w:date="2026-07-05T00:00:00Z"/>
        </w:rPr>
      </w:pPr>
      <w:ins w:id="468" w:author="OQ-008 (Mohamed – Option A)" w:date="2026-07-05T00:00:00Z">
        <w:r>
          <w:t>Decision (Option A, disk volume outside the web root): dedicated externalized report-files volume, paths built only from the report_run UUID, download only through the authorized endpoint, retention aligned with the existing 24-month operational rule, 404 with no silent regeneration on missing files, volume included in backup and tested restore.</w:t>
        </w:r>
      </w:ins>
    </w:p>
    <w:p w:rsidR="00E36CE1" w:rsidRDefault="00000000">
      <w:pPr>
        <w:pStyle w:val="ListBullet"/>
        <w:rPr>
          <w:ins w:id="469" w:author="OQ-008 (Mohamed – Option A)" w:date="2026-07-05T00:00:00Z"/>
        </w:rPr>
      </w:pPr>
      <w:ins w:id="470" w:author="OQ-008 (Mohamed – Option A)" w:date="2026-07-05T00:00:00Z">
        <w:r>
          <w:t>Rationale: database BLOBs would swell every compressed dump of Section 28.1 with cold archives; regeneration on demand was disqualified because a report regenerated after a correction import (16.6) could differ from the originally distributed document — unacceptable for a monthly evidence artifact. The one lifetime hint in the source, the word temporary on REPORT_OUTPUT_DIR, is now explicit: it is the working directory, not the store.</w:t>
        </w:r>
      </w:ins>
    </w:p>
    <w:p w:rsidR="00E36CE1" w:rsidRDefault="00000000">
      <w:pPr>
        <w:pStyle w:val="ListBullet"/>
        <w:rPr>
          <w:ins w:id="471" w:author="OQ-008 (Mohamed – Option A)" w:date="2026-07-05T00:00:00Z"/>
        </w:rPr>
      </w:pPr>
      <w:ins w:id="472" w:author="OQ-008 (Mohamed – Option A)" w:date="2026-07-05T00:00:00Z">
        <w:r>
          <w:t>Approved by: Mohamed Lassoued (Product Owner / Technical Lead per the Approval Matrix). Scope decision: Approved.</w:t>
        </w:r>
      </w:ins>
    </w:p>
    <w:p w:rsidR="00E36CE1" w:rsidRDefault="00000000">
      <w:pPr>
        <w:pStyle w:val="ListBullet"/>
        <w:rPr>
          <w:ins w:id="473" w:author="OQ-011 (Mohamed – Option B)" w:date="2026-07-05T00:00:00Z"/>
        </w:rPr>
      </w:pPr>
      <w:ins w:id="474" w:author="OQ-011 (Mohamed – Option B)" w:date="2026-07-05T00:00:00Z">
        <w:r>
          <w:rPr>
            <w:b/>
          </w:rPr>
          <w:t>OQ-011 — Retention purge (decided 2026-07-05)</w:t>
        </w:r>
      </w:ins>
    </w:p>
    <w:p w:rsidR="00E36CE1" w:rsidRDefault="00000000">
      <w:pPr>
        <w:pStyle w:val="ListBullet"/>
        <w:rPr>
          <w:ins w:id="475" w:author="OQ-011 (Mohamed – Option B)" w:date="2026-07-05T00:00:00Z"/>
        </w:rPr>
      </w:pPr>
      <w:ins w:id="476" w:author="OQ-011 (Mohamed – Option B)" w:date="2026-07-05T00:00:00Z">
        <w:r>
          <w:t>Affected sections: 27.2 (new audit event), 27.3, new 27.5, 28.1.</w:t>
        </w:r>
      </w:ins>
    </w:p>
    <w:p w:rsidR="00E36CE1" w:rsidRDefault="00000000">
      <w:pPr>
        <w:pStyle w:val="ListBullet"/>
        <w:rPr>
          <w:ins w:id="477" w:author="OQ-011 (Mohamed – Option B)" w:date="2026-07-05T00:00:00Z"/>
        </w:rPr>
      </w:pPr>
      <w:ins w:id="478" w:author="OQ-011 (Mohamed – Option B)" w:date="2026-07-05T00:00:00Z">
        <w:r>
          <w:t>Decision (Option B, documented manual purge): no scheduler in the MVP; a provided SQL script executed by an administrator deletes operational data past 24 months and audit past 36 months, refuses younger data regardless of parameters, purges report files in the same pass, and writes one RETENTION_PURGE_EXECUTED audit event afterward.</w:t>
        </w:r>
      </w:ins>
    </w:p>
    <w:p w:rsidR="00E36CE1" w:rsidRDefault="00000000">
      <w:pPr>
        <w:pStyle w:val="ListBullet"/>
        <w:rPr>
          <w:ins w:id="479" w:author="OQ-011 (Mohamed – Option B)" w:date="2026-07-05T00:00:00Z"/>
        </w:rPr>
      </w:pPr>
      <w:ins w:id="480" w:author="OQ-011 (Mohamed – Option B)" w:date="2026-07-05T00:00:00Z">
        <w:r>
          <w:t>Rationale: the pilot starts empty, so nothing reaches the limits for two years — an automatic job would be untestable dead code freezing a sponsor-revisable policy. The purge-versus-append-only paradox resolves by layer: append-only binds application services, purging is an audited operations act. Prose retention without an executable procedure was rejected as an unimplemented control.</w:t>
        </w:r>
      </w:ins>
    </w:p>
    <w:p w:rsidR="00E36CE1" w:rsidRDefault="00000000">
      <w:pPr>
        <w:pStyle w:val="ListBullet"/>
        <w:rPr>
          <w:ins w:id="481" w:author="OQ-011 (Mohamed – Option B)" w:date="2026-07-05T00:00:00Z"/>
        </w:rPr>
      </w:pPr>
      <w:ins w:id="482" w:author="OQ-011 (Mohamed – Option B)" w:date="2026-07-05T00:00:00Z">
        <w:r>
          <w:t>Approved by: Mohamed Lassoued (Product Owner / Technical Lead per the Approval Matrix). Scope decision: Approved.</w:t>
        </w:r>
      </w:ins>
    </w:p>
    <w:p w:rsidR="00E36CE1" w:rsidRDefault="00000000">
      <w:pPr>
        <w:pStyle w:val="ListBullet"/>
        <w:rPr>
          <w:ins w:id="483" w:author="CR-001 (Mohamed – Option B)" w:date="2026-07-05T00:00:00Z"/>
        </w:rPr>
      </w:pPr>
      <w:ins w:id="484" w:author="CR-001 (Mohamed – Option B)" w:date="2026-07-05T00:00:00Z">
        <w:r>
          <w:rPr>
            <w:b/>
          </w:rPr>
          <w:t>CR-001 — Decision-support disclaimer made testable (decided 2026-07-05)</w:t>
        </w:r>
      </w:ins>
    </w:p>
    <w:p w:rsidR="00E36CE1" w:rsidRDefault="00000000">
      <w:pPr>
        <w:pStyle w:val="ListBullet"/>
        <w:rPr>
          <w:ins w:id="485" w:author="CR-001 (Mohamed – Option B)" w:date="2026-07-05T00:00:00Z"/>
        </w:rPr>
      </w:pPr>
      <w:ins w:id="486" w:author="CR-001 (Mohamed – Option B)" w:date="2026-07-05T00:00:00Z">
        <w:r>
          <w:t>Affected sections: new 23.5, REP-02 acceptance, 35.1 mitigation, 36.3 intro.</w:t>
        </w:r>
      </w:ins>
    </w:p>
    <w:p w:rsidR="00E36CE1" w:rsidRDefault="00000000">
      <w:pPr>
        <w:pStyle w:val="ListBullet"/>
        <w:rPr>
          <w:ins w:id="487" w:author="CR-001 (Mohamed – Option B)" w:date="2026-07-05T00:00:00Z"/>
        </w:rPr>
      </w:pPr>
      <w:ins w:id="488" w:author="CR-001 (Mohamed – Option B)" w:date="2026-07-05T00:00:00Z">
        <w:r>
          <w:t>Decision (Option B): one contractual German disclaimer sentence defined in 23.5, displayed verbatim at the anomaly detail view, on ticket views rendering the linked recommendation, and in the monthly PDF; carried by one frontend catalog key and the same backend constant; asserted by frontend and PDF content tests.</w:t>
        </w:r>
      </w:ins>
    </w:p>
    <w:p w:rsidR="00E36CE1" w:rsidRDefault="00000000">
      <w:pPr>
        <w:pStyle w:val="ListBullet"/>
        <w:rPr>
          <w:ins w:id="489" w:author="CR-001 (Mohamed – Option B)" w:date="2026-07-05T00:00:00Z"/>
        </w:rPr>
      </w:pPr>
      <w:ins w:id="490" w:author="CR-001 (Mohamed – Option B)" w:date="2026-07-05T00:00:00Z">
        <w:r>
          <w:t>Rationale: the 35.1 mitigation promised a UI disclaimer no requirement delivered, and REP-02's 'required disclaimer text' was defined nowhere — a circular acceptance criterion. Accepting the status quo would have traced an inconsistency rather than a decision; acknowledgment checkboxes were rejected as click-through theater. This entry is a change request, not an open question, and is labeled CR-001 accordingly.</w:t>
        </w:r>
      </w:ins>
    </w:p>
    <w:p w:rsidR="00E36CE1" w:rsidRDefault="00000000">
      <w:pPr>
        <w:pStyle w:val="ListBullet"/>
        <w:rPr>
          <w:ins w:id="491" w:author="CR-001 (Mohamed – Option B)" w:date="2026-07-05T00:00:00Z"/>
        </w:rPr>
      </w:pPr>
      <w:ins w:id="492" w:author="CR-001 (Mohamed – Option B)" w:date="2026-07-05T00:00:00Z">
        <w:r>
          <w:t>Approved by: Mohamed Lassoued (Product Owner / Technical Lead per the Approval Matrix). Scope decision: Approved.</w:t>
        </w:r>
      </w:ins>
    </w:p>
    <w:p w:rsidR="00E36CE1" w:rsidRDefault="00000000">
      <w:r>
        <w:br w:type="page"/>
      </w:r>
    </w:p>
    <w:p w:rsidR="00E36CE1" w:rsidRDefault="00000000">
      <w:pPr>
        <w:pStyle w:val="Heading1"/>
      </w:pPr>
      <w:r>
        <w:rPr>
          <w:color w:val="1F4E79"/>
        </w:rPr>
        <w:t>37. Final Acceptance Checklist</w:t>
      </w:r>
    </w:p>
    <w:tbl>
      <w:tblPr>
        <w:tblStyle w:val="TableGrid"/>
        <w:tblW w:w="0" w:type="auto"/>
        <w:jc w:val="center"/>
        <w:tblLook w:val="04A0" w:firstRow="1" w:lastRow="0" w:firstColumn="1" w:lastColumn="0" w:noHBand="0" w:noVBand="1"/>
      </w:tblPr>
      <w:tblGrid>
        <w:gridCol w:w="2098"/>
        <w:gridCol w:w="6922"/>
        <w:gridCol w:w="979"/>
      </w:tblGrid>
      <w:tr w:rsidR="00E36CE1">
        <w:trPr>
          <w:tblHeader/>
          <w:jc w:val="center"/>
        </w:trPr>
        <w:tc>
          <w:tcPr>
            <w:tcW w:w="2160" w:type="dxa"/>
            <w:shd w:val="clear" w:color="auto" w:fill="D9EAF7"/>
          </w:tcPr>
          <w:p w:rsidR="00E36CE1" w:rsidRDefault="00000000">
            <w:pPr>
              <w:spacing w:after="0"/>
            </w:pPr>
            <w:r>
              <w:rPr>
                <w:b/>
                <w:sz w:val="15"/>
              </w:rPr>
              <w:t>Category</w:t>
            </w:r>
          </w:p>
        </w:tc>
        <w:tc>
          <w:tcPr>
            <w:tcW w:w="7344" w:type="dxa"/>
            <w:shd w:val="clear" w:color="auto" w:fill="D9EAF7"/>
          </w:tcPr>
          <w:p w:rsidR="00E36CE1" w:rsidRDefault="00000000">
            <w:pPr>
              <w:spacing w:after="0"/>
            </w:pPr>
            <w:r>
              <w:rPr>
                <w:b/>
                <w:sz w:val="15"/>
              </w:rPr>
              <w:t>Checklist item</w:t>
            </w:r>
          </w:p>
        </w:tc>
        <w:tc>
          <w:tcPr>
            <w:tcW w:w="1008" w:type="dxa"/>
            <w:shd w:val="clear" w:color="auto" w:fill="D9EAF7"/>
          </w:tcPr>
          <w:p w:rsidR="00E36CE1" w:rsidRDefault="00000000">
            <w:pPr>
              <w:spacing w:after="0"/>
            </w:pPr>
            <w:r>
              <w:rPr>
                <w:b/>
                <w:sz w:val="15"/>
              </w:rPr>
              <w:t>Done</w:t>
            </w:r>
          </w:p>
        </w:tc>
      </w:tr>
      <w:tr w:rsidR="00E36CE1">
        <w:trPr>
          <w:jc w:val="center"/>
        </w:trPr>
        <w:tc>
          <w:tcPr>
            <w:tcW w:w="2160" w:type="dxa"/>
          </w:tcPr>
          <w:p w:rsidR="00E36CE1" w:rsidRDefault="00000000">
            <w:pPr>
              <w:spacing w:after="0"/>
            </w:pPr>
            <w:r>
              <w:rPr>
                <w:sz w:val="15"/>
              </w:rPr>
              <w:t>Architecture</w:t>
            </w:r>
          </w:p>
        </w:tc>
        <w:tc>
          <w:tcPr>
            <w:tcW w:w="7344" w:type="dxa"/>
          </w:tcPr>
          <w:p w:rsidR="00E36CE1" w:rsidRDefault="00000000">
            <w:pPr>
              <w:spacing w:after="0"/>
            </w:pPr>
            <w:r>
              <w:rPr>
                <w:sz w:val="15"/>
              </w:rPr>
              <w:t>Backend runs on Java 25 and Spring Boot 4.1.x.</w:t>
            </w:r>
          </w:p>
        </w:tc>
        <w:tc>
          <w:tcPr>
            <w:tcW w:w="1008" w:type="dxa"/>
          </w:tcPr>
          <w:p w:rsidR="00E36CE1" w:rsidRDefault="00000000">
            <w:pPr>
              <w:spacing w:after="0"/>
            </w:pPr>
            <w:r>
              <w:rPr>
                <w:sz w:val="15"/>
              </w:rPr>
              <w:t>No</w:t>
            </w:r>
          </w:p>
        </w:tc>
      </w:tr>
      <w:tr w:rsidR="00E36CE1">
        <w:trPr>
          <w:jc w:val="center"/>
        </w:trPr>
        <w:tc>
          <w:tcPr>
            <w:tcW w:w="2160" w:type="dxa"/>
          </w:tcPr>
          <w:p w:rsidR="00E36CE1" w:rsidRDefault="00000000">
            <w:pPr>
              <w:spacing w:after="0"/>
            </w:pPr>
            <w:r>
              <w:rPr>
                <w:sz w:val="15"/>
              </w:rPr>
              <w:t>Architecture</w:t>
            </w:r>
          </w:p>
        </w:tc>
        <w:tc>
          <w:tcPr>
            <w:tcW w:w="7344" w:type="dxa"/>
          </w:tcPr>
          <w:p w:rsidR="00E36CE1" w:rsidRDefault="00000000">
            <w:pPr>
              <w:spacing w:after="0"/>
            </w:pPr>
            <w:r>
              <w:rPr>
                <w:sz w:val="15"/>
              </w:rPr>
              <w:t>Backend is a modular monolith with required package structure.</w:t>
            </w:r>
          </w:p>
        </w:tc>
        <w:tc>
          <w:tcPr>
            <w:tcW w:w="1008" w:type="dxa"/>
          </w:tcPr>
          <w:p w:rsidR="00E36CE1" w:rsidRDefault="00000000">
            <w:pPr>
              <w:spacing w:after="0"/>
            </w:pPr>
            <w:r>
              <w:rPr>
                <w:sz w:val="15"/>
              </w:rPr>
              <w:t>No</w:t>
            </w:r>
          </w:p>
        </w:tc>
      </w:tr>
      <w:tr w:rsidR="00E36CE1">
        <w:trPr>
          <w:jc w:val="center"/>
        </w:trPr>
        <w:tc>
          <w:tcPr>
            <w:tcW w:w="2160" w:type="dxa"/>
          </w:tcPr>
          <w:p w:rsidR="00E36CE1" w:rsidRDefault="00000000">
            <w:pPr>
              <w:spacing w:after="0"/>
            </w:pPr>
            <w:r>
              <w:rPr>
                <w:sz w:val="15"/>
              </w:rPr>
              <w:t>Database</w:t>
            </w:r>
          </w:p>
        </w:tc>
        <w:tc>
          <w:tcPr>
            <w:tcW w:w="7344" w:type="dxa"/>
          </w:tcPr>
          <w:p w:rsidR="00E36CE1" w:rsidRDefault="00000000">
            <w:pPr>
              <w:spacing w:after="0"/>
            </w:pPr>
            <w:r>
              <w:rPr>
                <w:sz w:val="15"/>
              </w:rPr>
              <w:t>All schema changes are in Liquibase.</w:t>
            </w:r>
          </w:p>
        </w:tc>
        <w:tc>
          <w:tcPr>
            <w:tcW w:w="1008" w:type="dxa"/>
          </w:tcPr>
          <w:p w:rsidR="00E36CE1" w:rsidRDefault="00000000">
            <w:pPr>
              <w:spacing w:after="0"/>
            </w:pPr>
            <w:r>
              <w:rPr>
                <w:sz w:val="15"/>
              </w:rPr>
              <w:t>No</w:t>
            </w:r>
          </w:p>
        </w:tc>
      </w:tr>
      <w:tr w:rsidR="00E36CE1">
        <w:trPr>
          <w:jc w:val="center"/>
        </w:trPr>
        <w:tc>
          <w:tcPr>
            <w:tcW w:w="2160" w:type="dxa"/>
          </w:tcPr>
          <w:p w:rsidR="00E36CE1" w:rsidRDefault="00000000">
            <w:pPr>
              <w:spacing w:after="0"/>
            </w:pPr>
            <w:r>
              <w:rPr>
                <w:sz w:val="15"/>
              </w:rPr>
              <w:t>Security</w:t>
            </w:r>
          </w:p>
        </w:tc>
        <w:tc>
          <w:tcPr>
            <w:tcW w:w="7344" w:type="dxa"/>
          </w:tcPr>
          <w:p w:rsidR="00E36CE1" w:rsidRDefault="00000000">
            <w:pPr>
              <w:spacing w:after="0"/>
            </w:pPr>
            <w:r>
              <w:rPr>
                <w:sz w:val="15"/>
              </w:rPr>
              <w:t>JWT login, refresh and logout work.</w:t>
            </w:r>
          </w:p>
        </w:tc>
        <w:tc>
          <w:tcPr>
            <w:tcW w:w="1008" w:type="dxa"/>
          </w:tcPr>
          <w:p w:rsidR="00E36CE1" w:rsidRDefault="00000000">
            <w:pPr>
              <w:spacing w:after="0"/>
            </w:pPr>
            <w:r>
              <w:rPr>
                <w:sz w:val="15"/>
              </w:rPr>
              <w:t>No</w:t>
            </w:r>
          </w:p>
        </w:tc>
      </w:tr>
      <w:tr w:rsidR="00E36CE1">
        <w:trPr>
          <w:jc w:val="center"/>
        </w:trPr>
        <w:tc>
          <w:tcPr>
            <w:tcW w:w="2160" w:type="dxa"/>
          </w:tcPr>
          <w:p w:rsidR="00E36CE1" w:rsidRDefault="00000000">
            <w:pPr>
              <w:spacing w:after="0"/>
            </w:pPr>
            <w:r>
              <w:rPr>
                <w:sz w:val="15"/>
              </w:rPr>
              <w:t>Security</w:t>
            </w:r>
          </w:p>
        </w:tc>
        <w:tc>
          <w:tcPr>
            <w:tcW w:w="7344" w:type="dxa"/>
          </w:tcPr>
          <w:p w:rsidR="00E36CE1" w:rsidRDefault="00000000">
            <w:pPr>
              <w:spacing w:after="0"/>
            </w:pPr>
            <w:r>
              <w:rPr>
                <w:sz w:val="15"/>
              </w:rPr>
              <w:t>All protected endpoints enforce RBAC.</w:t>
            </w:r>
          </w:p>
        </w:tc>
        <w:tc>
          <w:tcPr>
            <w:tcW w:w="1008" w:type="dxa"/>
          </w:tcPr>
          <w:p w:rsidR="00E36CE1" w:rsidRDefault="00000000">
            <w:pPr>
              <w:spacing w:after="0"/>
            </w:pPr>
            <w:r>
              <w:rPr>
                <w:sz w:val="15"/>
              </w:rPr>
              <w:t>No</w:t>
            </w:r>
          </w:p>
        </w:tc>
      </w:tr>
      <w:tr w:rsidR="00E36CE1">
        <w:trPr>
          <w:jc w:val="center"/>
        </w:trPr>
        <w:tc>
          <w:tcPr>
            <w:tcW w:w="2160" w:type="dxa"/>
          </w:tcPr>
          <w:p w:rsidR="00E36CE1" w:rsidRDefault="00000000">
            <w:pPr>
              <w:spacing w:after="0"/>
            </w:pPr>
            <w:r>
              <w:rPr>
                <w:sz w:val="15"/>
              </w:rPr>
              <w:t>Master data</w:t>
            </w:r>
          </w:p>
        </w:tc>
        <w:tc>
          <w:tcPr>
            <w:tcW w:w="7344" w:type="dxa"/>
          </w:tcPr>
          <w:p w:rsidR="00E36CE1" w:rsidRDefault="00000000">
            <w:pPr>
              <w:spacing w:after="0"/>
            </w:pPr>
            <w:r>
              <w:rPr>
                <w:sz w:val="15"/>
              </w:rPr>
              <w:t>Admin can manage factories, lines, machines, products, shifts and reference data.</w:t>
            </w:r>
          </w:p>
        </w:tc>
        <w:tc>
          <w:tcPr>
            <w:tcW w:w="1008" w:type="dxa"/>
          </w:tcPr>
          <w:p w:rsidR="00E36CE1" w:rsidRDefault="00000000">
            <w:pPr>
              <w:spacing w:after="0"/>
            </w:pPr>
            <w:r>
              <w:rPr>
                <w:sz w:val="15"/>
              </w:rPr>
              <w:t>No</w:t>
            </w:r>
          </w:p>
        </w:tc>
      </w:tr>
      <w:tr w:rsidR="00E36CE1">
        <w:trPr>
          <w:jc w:val="center"/>
        </w:trPr>
        <w:tc>
          <w:tcPr>
            <w:tcW w:w="2160" w:type="dxa"/>
          </w:tcPr>
          <w:p w:rsidR="00E36CE1" w:rsidRDefault="00000000">
            <w:pPr>
              <w:spacing w:after="0"/>
            </w:pPr>
            <w:r>
              <w:rPr>
                <w:sz w:val="15"/>
              </w:rPr>
              <w:t>Import</w:t>
            </w:r>
          </w:p>
        </w:tc>
        <w:tc>
          <w:tcPr>
            <w:tcW w:w="7344" w:type="dxa"/>
          </w:tcPr>
          <w:p w:rsidR="00E36CE1" w:rsidRDefault="00000000">
            <w:pPr>
              <w:spacing w:after="0"/>
            </w:pPr>
            <w:r>
              <w:rPr>
                <w:sz w:val="15"/>
              </w:rPr>
              <w:t>All CSV templates import valid files and reject invalid files.</w:t>
            </w:r>
          </w:p>
        </w:tc>
        <w:tc>
          <w:tcPr>
            <w:tcW w:w="1008" w:type="dxa"/>
          </w:tcPr>
          <w:p w:rsidR="00E36CE1" w:rsidRDefault="00000000">
            <w:pPr>
              <w:spacing w:after="0"/>
            </w:pPr>
            <w:r>
              <w:rPr>
                <w:sz w:val="15"/>
              </w:rPr>
              <w:t>No</w:t>
            </w:r>
          </w:p>
        </w:tc>
      </w:tr>
      <w:tr w:rsidR="00E36CE1">
        <w:trPr>
          <w:jc w:val="center"/>
        </w:trPr>
        <w:tc>
          <w:tcPr>
            <w:tcW w:w="2160" w:type="dxa"/>
          </w:tcPr>
          <w:p w:rsidR="00E36CE1" w:rsidRDefault="00000000">
            <w:pPr>
              <w:spacing w:after="0"/>
            </w:pPr>
            <w:r>
              <w:rPr>
                <w:sz w:val="15"/>
              </w:rPr>
              <w:t>Dashboard</w:t>
            </w:r>
          </w:p>
        </w:tc>
        <w:tc>
          <w:tcPr>
            <w:tcW w:w="7344" w:type="dxa"/>
          </w:tcPr>
          <w:p w:rsidR="00E36CE1" w:rsidRDefault="00000000">
            <w:pPr>
              <w:spacing w:after="0"/>
            </w:pPr>
            <w:r>
              <w:rPr>
                <w:sz w:val="15"/>
              </w:rPr>
              <w:t>KPI cards and charts match expected sample data.</w:t>
            </w:r>
          </w:p>
        </w:tc>
        <w:tc>
          <w:tcPr>
            <w:tcW w:w="1008" w:type="dxa"/>
          </w:tcPr>
          <w:p w:rsidR="00E36CE1" w:rsidRDefault="00000000">
            <w:pPr>
              <w:spacing w:after="0"/>
            </w:pPr>
            <w:r>
              <w:rPr>
                <w:sz w:val="15"/>
              </w:rPr>
              <w:t>No</w:t>
            </w:r>
          </w:p>
        </w:tc>
      </w:tr>
      <w:tr w:rsidR="00E36CE1">
        <w:trPr>
          <w:jc w:val="center"/>
        </w:trPr>
        <w:tc>
          <w:tcPr>
            <w:tcW w:w="2160" w:type="dxa"/>
          </w:tcPr>
          <w:p w:rsidR="00E36CE1" w:rsidRDefault="00000000">
            <w:pPr>
              <w:spacing w:after="0"/>
            </w:pPr>
            <w:r>
              <w:rPr>
                <w:sz w:val="15"/>
              </w:rPr>
              <w:t>Analytics</w:t>
            </w:r>
          </w:p>
        </w:tc>
        <w:tc>
          <w:tcPr>
            <w:tcW w:w="7344" w:type="dxa"/>
          </w:tcPr>
          <w:p w:rsidR="00E36CE1" w:rsidRDefault="00000000">
            <w:pPr>
              <w:spacing w:after="0"/>
            </w:pPr>
            <w:r>
              <w:rPr>
                <w:sz w:val="15"/>
              </w:rPr>
              <w:t>Energy, scrap and downtime anomalies are detected from sample data.</w:t>
            </w:r>
          </w:p>
        </w:tc>
        <w:tc>
          <w:tcPr>
            <w:tcW w:w="1008" w:type="dxa"/>
          </w:tcPr>
          <w:p w:rsidR="00E36CE1" w:rsidRDefault="00000000">
            <w:pPr>
              <w:spacing w:after="0"/>
            </w:pPr>
            <w:r>
              <w:rPr>
                <w:sz w:val="15"/>
              </w:rPr>
              <w:t>No</w:t>
            </w:r>
          </w:p>
        </w:tc>
      </w:tr>
      <w:tr w:rsidR="00E36CE1">
        <w:trPr>
          <w:jc w:val="center"/>
        </w:trPr>
        <w:tc>
          <w:tcPr>
            <w:tcW w:w="2160" w:type="dxa"/>
          </w:tcPr>
          <w:p w:rsidR="00E36CE1" w:rsidRDefault="00000000">
            <w:pPr>
              <w:spacing w:after="0"/>
            </w:pPr>
            <w:r>
              <w:rPr>
                <w:sz w:val="15"/>
              </w:rPr>
              <w:t>Maintenance</w:t>
            </w:r>
          </w:p>
        </w:tc>
        <w:tc>
          <w:tcPr>
            <w:tcW w:w="7344" w:type="dxa"/>
          </w:tcPr>
          <w:p w:rsidR="00E36CE1" w:rsidRDefault="00000000">
            <w:pPr>
              <w:spacing w:after="0"/>
            </w:pPr>
            <w:r>
              <w:rPr>
                <w:sz w:val="15"/>
              </w:rPr>
              <w:t>Anomaly can be converted to ticket and resolved with note.</w:t>
            </w:r>
          </w:p>
        </w:tc>
        <w:tc>
          <w:tcPr>
            <w:tcW w:w="1008" w:type="dxa"/>
          </w:tcPr>
          <w:p w:rsidR="00E36CE1" w:rsidRDefault="00000000">
            <w:pPr>
              <w:spacing w:after="0"/>
            </w:pPr>
            <w:r>
              <w:rPr>
                <w:sz w:val="15"/>
              </w:rPr>
              <w:t>No</w:t>
            </w:r>
          </w:p>
        </w:tc>
      </w:tr>
      <w:tr w:rsidR="00E36CE1">
        <w:trPr>
          <w:jc w:val="center"/>
        </w:trPr>
        <w:tc>
          <w:tcPr>
            <w:tcW w:w="2160" w:type="dxa"/>
          </w:tcPr>
          <w:p w:rsidR="00E36CE1" w:rsidRDefault="00000000">
            <w:pPr>
              <w:spacing w:after="0"/>
            </w:pPr>
            <w:r>
              <w:rPr>
                <w:sz w:val="15"/>
              </w:rPr>
              <w:t>Reporting</w:t>
            </w:r>
          </w:p>
        </w:tc>
        <w:tc>
          <w:tcPr>
            <w:tcW w:w="7344" w:type="dxa"/>
          </w:tcPr>
          <w:p w:rsidR="00E36CE1" w:rsidRDefault="00000000">
            <w:pPr>
              <w:spacing w:after="0"/>
            </w:pPr>
            <w:r>
              <w:rPr>
                <w:sz w:val="15"/>
              </w:rPr>
              <w:t>Monthly PDF report is generated server-side.</w:t>
            </w:r>
          </w:p>
        </w:tc>
        <w:tc>
          <w:tcPr>
            <w:tcW w:w="1008" w:type="dxa"/>
          </w:tcPr>
          <w:p w:rsidR="00E36CE1" w:rsidRDefault="00000000">
            <w:pPr>
              <w:spacing w:after="0"/>
            </w:pPr>
            <w:r>
              <w:rPr>
                <w:sz w:val="15"/>
              </w:rPr>
              <w:t>No</w:t>
            </w:r>
          </w:p>
        </w:tc>
      </w:tr>
      <w:tr w:rsidR="00E36CE1">
        <w:trPr>
          <w:jc w:val="center"/>
        </w:trPr>
        <w:tc>
          <w:tcPr>
            <w:tcW w:w="2160" w:type="dxa"/>
          </w:tcPr>
          <w:p w:rsidR="00E36CE1" w:rsidRDefault="00000000">
            <w:pPr>
              <w:spacing w:after="0"/>
            </w:pPr>
            <w:r>
              <w:rPr>
                <w:sz w:val="15"/>
              </w:rPr>
              <w:t>Audit</w:t>
            </w:r>
          </w:p>
        </w:tc>
        <w:tc>
          <w:tcPr>
            <w:tcW w:w="7344" w:type="dxa"/>
          </w:tcPr>
          <w:p w:rsidR="00E36CE1" w:rsidRDefault="00000000">
            <w:pPr>
              <w:spacing w:after="0"/>
            </w:pPr>
            <w:r>
              <w:rPr>
                <w:sz w:val="15"/>
              </w:rPr>
              <w:t>Required audit events are visible to admin.</w:t>
            </w:r>
          </w:p>
        </w:tc>
        <w:tc>
          <w:tcPr>
            <w:tcW w:w="1008" w:type="dxa"/>
          </w:tcPr>
          <w:p w:rsidR="00E36CE1" w:rsidRDefault="00000000">
            <w:pPr>
              <w:spacing w:after="0"/>
            </w:pPr>
            <w:r>
              <w:rPr>
                <w:sz w:val="15"/>
              </w:rPr>
              <w:t>No</w:t>
            </w:r>
          </w:p>
        </w:tc>
      </w:tr>
      <w:tr w:rsidR="00E36CE1">
        <w:trPr>
          <w:jc w:val="center"/>
        </w:trPr>
        <w:tc>
          <w:tcPr>
            <w:tcW w:w="2160" w:type="dxa"/>
          </w:tcPr>
          <w:p w:rsidR="00E36CE1" w:rsidRDefault="00000000">
            <w:pPr>
              <w:spacing w:after="0"/>
            </w:pPr>
            <w:r>
              <w:rPr>
                <w:sz w:val="15"/>
              </w:rPr>
              <w:t>Testing</w:t>
            </w:r>
          </w:p>
        </w:tc>
        <w:tc>
          <w:tcPr>
            <w:tcW w:w="7344" w:type="dxa"/>
          </w:tcPr>
          <w:p w:rsidR="00E36CE1" w:rsidRDefault="00000000">
            <w:pPr>
              <w:spacing w:after="0"/>
            </w:pPr>
            <w:r>
              <w:rPr>
                <w:sz w:val="15"/>
              </w:rPr>
              <w:t>Backend Maven verify passes.</w:t>
            </w:r>
          </w:p>
        </w:tc>
        <w:tc>
          <w:tcPr>
            <w:tcW w:w="1008" w:type="dxa"/>
          </w:tcPr>
          <w:p w:rsidR="00E36CE1" w:rsidRDefault="00000000">
            <w:pPr>
              <w:spacing w:after="0"/>
            </w:pPr>
            <w:r>
              <w:rPr>
                <w:sz w:val="15"/>
              </w:rPr>
              <w:t>No</w:t>
            </w:r>
          </w:p>
        </w:tc>
      </w:tr>
      <w:tr w:rsidR="00E36CE1">
        <w:trPr>
          <w:jc w:val="center"/>
        </w:trPr>
        <w:tc>
          <w:tcPr>
            <w:tcW w:w="2160" w:type="dxa"/>
          </w:tcPr>
          <w:p w:rsidR="00E36CE1" w:rsidRDefault="00000000">
            <w:pPr>
              <w:spacing w:after="0"/>
            </w:pPr>
            <w:r>
              <w:rPr>
                <w:sz w:val="15"/>
              </w:rPr>
              <w:t>Testing</w:t>
            </w:r>
          </w:p>
        </w:tc>
        <w:tc>
          <w:tcPr>
            <w:tcW w:w="7344" w:type="dxa"/>
          </w:tcPr>
          <w:p w:rsidR="00E36CE1" w:rsidRDefault="00000000">
            <w:pPr>
              <w:spacing w:after="0"/>
            </w:pPr>
            <w:r>
              <w:rPr>
                <w:sz w:val="15"/>
              </w:rPr>
              <w:t>Frontend build and smoke tests pass.</w:t>
            </w:r>
          </w:p>
        </w:tc>
        <w:tc>
          <w:tcPr>
            <w:tcW w:w="1008" w:type="dxa"/>
          </w:tcPr>
          <w:p w:rsidR="00E36CE1" w:rsidRDefault="00000000">
            <w:pPr>
              <w:spacing w:after="0"/>
            </w:pPr>
            <w:r>
              <w:rPr>
                <w:sz w:val="15"/>
              </w:rPr>
              <w:t>No</w:t>
            </w:r>
          </w:p>
        </w:tc>
      </w:tr>
      <w:tr w:rsidR="00E36CE1">
        <w:trPr>
          <w:jc w:val="center"/>
        </w:trPr>
        <w:tc>
          <w:tcPr>
            <w:tcW w:w="2160" w:type="dxa"/>
          </w:tcPr>
          <w:p w:rsidR="00E36CE1" w:rsidRDefault="00000000">
            <w:pPr>
              <w:spacing w:after="0"/>
            </w:pPr>
            <w:r>
              <w:rPr>
                <w:sz w:val="15"/>
              </w:rPr>
              <w:t>Deployment</w:t>
            </w:r>
          </w:p>
        </w:tc>
        <w:tc>
          <w:tcPr>
            <w:tcW w:w="7344" w:type="dxa"/>
          </w:tcPr>
          <w:p w:rsidR="00E36CE1" w:rsidRDefault="00000000">
            <w:pPr>
              <w:spacing w:after="0"/>
            </w:pPr>
            <w:r>
              <w:rPr>
                <w:sz w:val="15"/>
              </w:rPr>
              <w:t>Docker Compose starts full system.</w:t>
            </w:r>
          </w:p>
        </w:tc>
        <w:tc>
          <w:tcPr>
            <w:tcW w:w="1008" w:type="dxa"/>
          </w:tcPr>
          <w:p w:rsidR="00E36CE1" w:rsidRDefault="00000000">
            <w:pPr>
              <w:spacing w:after="0"/>
            </w:pPr>
            <w:r>
              <w:rPr>
                <w:sz w:val="15"/>
              </w:rPr>
              <w:t>No</w:t>
            </w:r>
          </w:p>
        </w:tc>
      </w:tr>
      <w:tr w:rsidR="00E36CE1">
        <w:trPr>
          <w:jc w:val="center"/>
        </w:trPr>
        <w:tc>
          <w:tcPr>
            <w:tcW w:w="2160" w:type="dxa"/>
          </w:tcPr>
          <w:p w:rsidR="00E36CE1" w:rsidRDefault="00000000">
            <w:pPr>
              <w:spacing w:after="0"/>
            </w:pPr>
            <w:r>
              <w:rPr>
                <w:sz w:val="15"/>
              </w:rPr>
              <w:t>Documentation</w:t>
            </w:r>
          </w:p>
        </w:tc>
        <w:tc>
          <w:tcPr>
            <w:tcW w:w="7344" w:type="dxa"/>
          </w:tcPr>
          <w:p w:rsidR="00E36CE1" w:rsidRDefault="00000000">
            <w:pPr>
              <w:spacing w:after="0"/>
            </w:pPr>
            <w:r>
              <w:rPr>
                <w:sz w:val="15"/>
              </w:rPr>
              <w:t>README, .env.example and CSV templates are complete.</w:t>
            </w:r>
          </w:p>
        </w:tc>
        <w:tc>
          <w:tcPr>
            <w:tcW w:w="1008" w:type="dxa"/>
          </w:tcPr>
          <w:p w:rsidR="00E36CE1" w:rsidRDefault="00000000">
            <w:pPr>
              <w:spacing w:after="0"/>
            </w:pPr>
            <w:r>
              <w:rPr>
                <w:sz w:val="15"/>
              </w:rPr>
              <w:t>No</w:t>
            </w:r>
          </w:p>
        </w:tc>
      </w:tr>
    </w:tbl>
    <w:p w:rsidR="00E36CE1" w:rsidRDefault="00E36CE1"/>
    <w:p w:rsidR="00E36CE1" w:rsidRDefault="00000000">
      <w:r>
        <w:t>The MVP shall not be accepted until all checklist items marked mandatory by this specification are complete. Cosmetic improvements may remain open only if they do not block the defined acceptance criteria.</w:t>
      </w:r>
    </w:p>
    <w:p w:rsidR="00E36CE1" w:rsidRDefault="00000000">
      <w:r>
        <w:br w:type="page"/>
      </w:r>
    </w:p>
    <w:p w:rsidR="00E36CE1" w:rsidRDefault="00000000">
      <w:pPr>
        <w:pStyle w:val="Heading1"/>
      </w:pPr>
      <w:r>
        <w:rPr>
          <w:color w:val="1F4E79"/>
        </w:rPr>
        <w:t>38. References</w:t>
      </w:r>
    </w:p>
    <w:p w:rsidR="00E36CE1" w:rsidRDefault="00000000">
      <w:r>
        <w:t>The following references support technology and regional context decisions. They are included for traceability and shall not override the functional requirements above.</w:t>
      </w:r>
    </w:p>
    <w:tbl>
      <w:tblPr>
        <w:tblStyle w:val="TableGrid"/>
        <w:tblW w:w="0" w:type="auto"/>
        <w:jc w:val="center"/>
        <w:tblLook w:val="04A0" w:firstRow="1" w:lastRow="0" w:firstColumn="1" w:lastColumn="0" w:noHBand="0" w:noVBand="1"/>
      </w:tblPr>
      <w:tblGrid>
        <w:gridCol w:w="3475"/>
        <w:gridCol w:w="6524"/>
      </w:tblGrid>
      <w:tr w:rsidR="00E36CE1">
        <w:trPr>
          <w:tblHeader/>
          <w:jc w:val="center"/>
        </w:trPr>
        <w:tc>
          <w:tcPr>
            <w:tcW w:w="3600" w:type="dxa"/>
            <w:shd w:val="clear" w:color="auto" w:fill="D9EAF7"/>
          </w:tcPr>
          <w:p w:rsidR="00E36CE1" w:rsidRDefault="00000000">
            <w:pPr>
              <w:spacing w:after="0"/>
            </w:pPr>
            <w:r>
              <w:rPr>
                <w:b/>
                <w:sz w:val="15"/>
              </w:rPr>
              <w:t>Reference</w:t>
            </w:r>
          </w:p>
        </w:tc>
        <w:tc>
          <w:tcPr>
            <w:tcW w:w="6912" w:type="dxa"/>
            <w:shd w:val="clear" w:color="auto" w:fill="D9EAF7"/>
          </w:tcPr>
          <w:p w:rsidR="00E36CE1" w:rsidRDefault="00000000">
            <w:pPr>
              <w:spacing w:after="0"/>
            </w:pPr>
            <w:r>
              <w:rPr>
                <w:b/>
                <w:sz w:val="15"/>
              </w:rPr>
              <w:t>Relevance</w:t>
            </w:r>
          </w:p>
        </w:tc>
      </w:tr>
      <w:tr w:rsidR="00E36CE1">
        <w:trPr>
          <w:jc w:val="center"/>
        </w:trPr>
        <w:tc>
          <w:tcPr>
            <w:tcW w:w="3600" w:type="dxa"/>
          </w:tcPr>
          <w:p w:rsidR="00E36CE1" w:rsidRDefault="00000000">
            <w:pPr>
              <w:spacing w:after="0"/>
            </w:pPr>
            <w:r>
              <w:rPr>
                <w:sz w:val="15"/>
              </w:rPr>
              <w:t>Oracle Java SE 25 documentation</w:t>
            </w:r>
          </w:p>
        </w:tc>
        <w:tc>
          <w:tcPr>
            <w:tcW w:w="6912" w:type="dxa"/>
          </w:tcPr>
          <w:p w:rsidR="00E36CE1" w:rsidRDefault="00000000">
            <w:pPr>
              <w:spacing w:after="0"/>
            </w:pPr>
            <w:r>
              <w:rPr>
                <w:sz w:val="15"/>
              </w:rPr>
              <w:t>Confirms JDK 25 documentation, release notes and Java SE 25 platform documentation are available.</w:t>
            </w:r>
          </w:p>
        </w:tc>
      </w:tr>
      <w:tr w:rsidR="00E36CE1">
        <w:trPr>
          <w:jc w:val="center"/>
        </w:trPr>
        <w:tc>
          <w:tcPr>
            <w:tcW w:w="3600" w:type="dxa"/>
          </w:tcPr>
          <w:p w:rsidR="00E36CE1" w:rsidRDefault="00000000">
            <w:pPr>
              <w:spacing w:after="0"/>
            </w:pPr>
            <w:r>
              <w:rPr>
                <w:sz w:val="15"/>
              </w:rPr>
              <w:t>OpenJDK JDK 25 project page</w:t>
            </w:r>
          </w:p>
        </w:tc>
        <w:tc>
          <w:tcPr>
            <w:tcW w:w="6912" w:type="dxa"/>
          </w:tcPr>
          <w:p w:rsidR="00E36CE1" w:rsidRDefault="00000000">
            <w:pPr>
              <w:spacing w:after="0"/>
            </w:pPr>
            <w:r>
              <w:rPr>
                <w:sz w:val="15"/>
              </w:rPr>
              <w:t>Confirms JDK 25 reached General Availability on 16 September 2025.</w:t>
            </w:r>
          </w:p>
        </w:tc>
      </w:tr>
      <w:tr w:rsidR="00E36CE1">
        <w:trPr>
          <w:jc w:val="center"/>
        </w:trPr>
        <w:tc>
          <w:tcPr>
            <w:tcW w:w="3600" w:type="dxa"/>
          </w:tcPr>
          <w:p w:rsidR="00E36CE1" w:rsidRDefault="00000000">
            <w:pPr>
              <w:spacing w:after="0"/>
            </w:pPr>
            <w:r>
              <w:rPr>
                <w:sz w:val="15"/>
              </w:rPr>
              <w:t>Spring Boot system requirements</w:t>
            </w:r>
          </w:p>
        </w:tc>
        <w:tc>
          <w:tcPr>
            <w:tcW w:w="6912" w:type="dxa"/>
          </w:tcPr>
          <w:p w:rsidR="00E36CE1" w:rsidRDefault="00000000">
            <w:pPr>
              <w:spacing w:after="0"/>
            </w:pPr>
            <w:r>
              <w:rPr>
                <w:sz w:val="15"/>
              </w:rPr>
              <w:t>States Spring Boot 4.1.x requires at least Java 17 and is compatible up to Java 26.</w:t>
            </w:r>
          </w:p>
        </w:tc>
      </w:tr>
      <w:tr w:rsidR="00E36CE1">
        <w:trPr>
          <w:jc w:val="center"/>
        </w:trPr>
        <w:tc>
          <w:tcPr>
            <w:tcW w:w="3600" w:type="dxa"/>
          </w:tcPr>
          <w:p w:rsidR="00E36CE1" w:rsidRDefault="00000000">
            <w:pPr>
              <w:spacing w:after="0"/>
            </w:pPr>
            <w:r>
              <w:rPr>
                <w:sz w:val="15"/>
              </w:rPr>
              <w:t>Spring Framework versions page</w:t>
            </w:r>
          </w:p>
        </w:tc>
        <w:tc>
          <w:tcPr>
            <w:tcW w:w="6912" w:type="dxa"/>
          </w:tcPr>
          <w:p w:rsidR="00E36CE1" w:rsidRDefault="00000000">
            <w:pPr>
              <w:spacing w:after="0"/>
            </w:pPr>
            <w:r>
              <w:rPr>
                <w:sz w:val="15"/>
              </w:rPr>
              <w:t>States Spring supports LTS JDKs including JDK 25 and recommends JDK 25 or higher for Spring Framework 7.x production use.</w:t>
            </w:r>
          </w:p>
        </w:tc>
      </w:tr>
      <w:tr w:rsidR="00E36CE1">
        <w:trPr>
          <w:jc w:val="center"/>
        </w:trPr>
        <w:tc>
          <w:tcPr>
            <w:tcW w:w="3600" w:type="dxa"/>
          </w:tcPr>
          <w:p w:rsidR="00E36CE1" w:rsidRDefault="00000000">
            <w:pPr>
              <w:spacing w:after="0"/>
            </w:pPr>
            <w:r>
              <w:rPr>
                <w:sz w:val="15"/>
              </w:rPr>
              <w:t>Industriellenvereinigung Vorarlberg industry facts</w:t>
            </w:r>
          </w:p>
        </w:tc>
        <w:tc>
          <w:tcPr>
            <w:tcW w:w="6912" w:type="dxa"/>
          </w:tcPr>
          <w:p w:rsidR="00E36CE1" w:rsidRDefault="00000000">
            <w:pPr>
              <w:spacing w:after="0"/>
            </w:pPr>
            <w:r>
              <w:rPr>
                <w:sz w:val="15"/>
              </w:rPr>
              <w:t>Shows industry is a major part of Vorarlberg value creation and employment.</w:t>
            </w:r>
          </w:p>
        </w:tc>
      </w:tr>
      <w:tr w:rsidR="00E36CE1">
        <w:trPr>
          <w:jc w:val="center"/>
        </w:trPr>
        <w:tc>
          <w:tcPr>
            <w:tcW w:w="3600" w:type="dxa"/>
          </w:tcPr>
          <w:p w:rsidR="00E36CE1" w:rsidRDefault="00000000">
            <w:pPr>
              <w:spacing w:after="0"/>
            </w:pPr>
            <w:r>
              <w:rPr>
                <w:sz w:val="15"/>
              </w:rPr>
              <w:t>Digital Factory Vorarlberg profile</w:t>
            </w:r>
          </w:p>
        </w:tc>
        <w:tc>
          <w:tcPr>
            <w:tcW w:w="6912" w:type="dxa"/>
          </w:tcPr>
          <w:p w:rsidR="00E36CE1" w:rsidRDefault="00000000">
            <w:pPr>
              <w:spacing w:after="0"/>
            </w:pPr>
            <w:r>
              <w:rPr>
                <w:sz w:val="15"/>
              </w:rPr>
              <w:t>Supports the regional relevance of data collection, organization and AI-based evaluation for companies.</w:t>
            </w:r>
          </w:p>
        </w:tc>
      </w:tr>
      <w:tr w:rsidR="00E36CE1">
        <w:trPr>
          <w:jc w:val="center"/>
        </w:trPr>
        <w:tc>
          <w:tcPr>
            <w:tcW w:w="3600" w:type="dxa"/>
          </w:tcPr>
          <w:p w:rsidR="00E36CE1" w:rsidRDefault="00000000">
            <w:pPr>
              <w:spacing w:after="0"/>
            </w:pPr>
            <w:r>
              <w:rPr>
                <w:sz w:val="15"/>
              </w:rPr>
              <w:t>FHV AI4GREEN project</w:t>
            </w:r>
          </w:p>
        </w:tc>
        <w:tc>
          <w:tcPr>
            <w:tcW w:w="6912" w:type="dxa"/>
          </w:tcPr>
          <w:p w:rsidR="00E36CE1" w:rsidRDefault="00000000">
            <w:pPr>
              <w:spacing w:after="0"/>
            </w:pPr>
            <w:r>
              <w:rPr>
                <w:sz w:val="15"/>
              </w:rPr>
              <w:t>Supports the relevance of AI-based optimization for energy consumption, resource use and greenhouse gas emissions in production processes.</w:t>
            </w:r>
          </w:p>
        </w:tc>
      </w:tr>
    </w:tbl>
    <w:p w:rsidR="00E36CE1" w:rsidRDefault="00E36CE1"/>
    <w:p w:rsidR="00E36CE1" w:rsidRDefault="00000000">
      <w:pPr>
        <w:pStyle w:val="Heading2"/>
      </w:pPr>
      <w:r>
        <w:t>38.1 Final Technical Baseline Statement</w:t>
      </w:r>
    </w:p>
    <w:p w:rsidR="00E36CE1" w:rsidRDefault="00000000">
      <w:r>
        <w:t>The final technical baseline for WerkPilot VLBG MVP v2.0 is: Java 25 LTS backend, Spring Boot 4.1.x, Spring Framework 7.x, PostgreSQL, Liquibase, Spring Security, Spring Data JPA, Java-native analytics, React + TypeScript frontend and Docker Compose deployment. This baseline is mandatory.</w:t>
      </w:r>
    </w:p>
    <w:sectPr w:rsidR="00E36CE1" w:rsidSect="00034616">
      <w:headerReference w:type="default" r:id="rId8"/>
      <w:footerReference w:type="default" r:id="rId9"/>
      <w:pgSz w:w="11909" w:h="16834"/>
      <w:pgMar w:top="950" w:right="950" w:bottom="922" w:left="9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F2FAB" w:rsidRDefault="005F2FAB">
      <w:pPr>
        <w:spacing w:after="0" w:line="240" w:lineRule="auto"/>
      </w:pPr>
      <w:r>
        <w:separator/>
      </w:r>
    </w:p>
  </w:endnote>
  <w:endnote w:type="continuationSeparator" w:id="0">
    <w:p w:rsidR="005F2FAB" w:rsidRDefault="005F2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6CE1" w:rsidRDefault="00000000">
    <w:pPr>
      <w:pStyle w:val="Footer"/>
      <w:jc w:val="center"/>
    </w:pPr>
    <w:r>
      <w:rPr>
        <w:color w:val="5A5A5A"/>
        <w:sz w:val="16"/>
      </w:rPr>
      <w:t>Confidential MVP specification - Java 25 / Spring Boot backend - Version 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F2FAB" w:rsidRDefault="005F2FAB">
      <w:pPr>
        <w:spacing w:after="0" w:line="240" w:lineRule="auto"/>
      </w:pPr>
      <w:r>
        <w:separator/>
      </w:r>
    </w:p>
  </w:footnote>
  <w:footnote w:type="continuationSeparator" w:id="0">
    <w:p w:rsidR="005F2FAB" w:rsidRDefault="005F2F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36CE1" w:rsidRDefault="00000000">
    <w:pPr>
      <w:pStyle w:val="Header"/>
      <w:jc w:val="right"/>
    </w:pPr>
    <w:r>
      <w:rPr>
        <w:color w:val="5A5A5A"/>
        <w:sz w:val="16"/>
      </w:rPr>
      <w:t>WerkPilot VLBG - Cahier des Charges - Java 25 Backend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0897881">
    <w:abstractNumId w:val="8"/>
  </w:num>
  <w:num w:numId="2" w16cid:durableId="1385525228">
    <w:abstractNumId w:val="6"/>
  </w:num>
  <w:num w:numId="3" w16cid:durableId="1096174485">
    <w:abstractNumId w:val="5"/>
  </w:num>
  <w:num w:numId="4" w16cid:durableId="764111072">
    <w:abstractNumId w:val="4"/>
  </w:num>
  <w:num w:numId="5" w16cid:durableId="951208575">
    <w:abstractNumId w:val="7"/>
  </w:num>
  <w:num w:numId="6" w16cid:durableId="588974170">
    <w:abstractNumId w:val="3"/>
  </w:num>
  <w:num w:numId="7" w16cid:durableId="801650254">
    <w:abstractNumId w:val="2"/>
  </w:num>
  <w:num w:numId="8" w16cid:durableId="11420070">
    <w:abstractNumId w:val="1"/>
  </w:num>
  <w:num w:numId="9" w16cid:durableId="1557276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F2FAB"/>
    <w:rsid w:val="00AA1D8D"/>
    <w:rsid w:val="00B47730"/>
    <w:rsid w:val="00CB0664"/>
    <w:rsid w:val="00E36CE1"/>
    <w:rsid w:val="00F871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96B1282-FCEB-4ED4-85C0-4F2CC9DD9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0" w:lineRule="auto"/>
    </w:pPr>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259" w:right="144"/>
    </w:pPr>
    <w:rPr>
      <w:rFonts w:ascii="Consolas" w:eastAsia="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18438</Words>
  <Characters>101411</Characters>
  <Application>Microsoft Office Word</Application>
  <DocSecurity>0</DocSecurity>
  <Lines>845</Lines>
  <Paragraphs>239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lassoued</cp:lastModifiedBy>
  <cp:revision>3</cp:revision>
  <dcterms:created xsi:type="dcterms:W3CDTF">2026-07-05T20:17:00Z</dcterms:created>
  <dcterms:modified xsi:type="dcterms:W3CDTF">2026-07-05T20:17:00Z</dcterms:modified>
  <cp:category/>
</cp:coreProperties>
</file>